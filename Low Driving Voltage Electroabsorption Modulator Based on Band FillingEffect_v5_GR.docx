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803680" w14:textId="77777777" w:rsidR="00497EC9" w:rsidRPr="001C78B8" w:rsidRDefault="00A02B2D" w:rsidP="00497EC9">
      <w:pPr>
        <w:rPr>
          <w:rFonts w:ascii="Arial" w:hAnsi="Arial" w:cs="Arial"/>
          <w:b/>
          <w:sz w:val="28"/>
          <w:szCs w:val="28"/>
        </w:rPr>
      </w:pPr>
      <w:r>
        <w:rPr>
          <w:rFonts w:ascii="Arial" w:hAnsi="Arial" w:cs="Arial"/>
          <w:b/>
          <w:sz w:val="28"/>
          <w:szCs w:val="28"/>
        </w:rPr>
        <w:t>Low</w:t>
      </w:r>
      <w:r w:rsidRPr="00A02B2D">
        <w:rPr>
          <w:rFonts w:ascii="Arial" w:hAnsi="Arial" w:cs="Arial"/>
          <w:b/>
          <w:sz w:val="28"/>
          <w:szCs w:val="28"/>
        </w:rPr>
        <w:t xml:space="preserve"> </w:t>
      </w:r>
      <w:r w:rsidR="00404B19">
        <w:rPr>
          <w:rFonts w:ascii="Arial" w:hAnsi="Arial" w:cs="Arial"/>
          <w:b/>
          <w:sz w:val="28"/>
          <w:szCs w:val="28"/>
        </w:rPr>
        <w:t xml:space="preserve">Driving </w:t>
      </w:r>
      <w:r w:rsidRPr="00A02B2D">
        <w:rPr>
          <w:rFonts w:ascii="Arial" w:hAnsi="Arial" w:cs="Arial"/>
          <w:b/>
          <w:sz w:val="28"/>
          <w:szCs w:val="28"/>
        </w:rPr>
        <w:t xml:space="preserve">Voltage </w:t>
      </w:r>
      <w:r w:rsidR="00FB023E">
        <w:rPr>
          <w:rFonts w:ascii="Arial" w:hAnsi="Arial" w:cs="Arial"/>
          <w:b/>
          <w:sz w:val="28"/>
          <w:szCs w:val="28"/>
        </w:rPr>
        <w:t xml:space="preserve">Band-filling-based </w:t>
      </w:r>
      <w:r w:rsidR="000D0EBA">
        <w:rPr>
          <w:rFonts w:ascii="Arial" w:hAnsi="Arial" w:cs="Arial"/>
          <w:b/>
          <w:sz w:val="28"/>
          <w:szCs w:val="28"/>
        </w:rPr>
        <w:t xml:space="preserve">III-V-on-Silicon </w:t>
      </w:r>
      <w:r w:rsidRPr="00A02B2D">
        <w:rPr>
          <w:rFonts w:ascii="Arial" w:hAnsi="Arial" w:cs="Arial"/>
          <w:b/>
          <w:sz w:val="28"/>
          <w:szCs w:val="28"/>
        </w:rPr>
        <w:t xml:space="preserve">Electroabsorption Modulator </w:t>
      </w:r>
    </w:p>
    <w:p w14:paraId="31B7BDB8" w14:textId="77777777" w:rsidR="00497EC9" w:rsidRPr="00A65ADE" w:rsidRDefault="00A02B2D" w:rsidP="00497EC9">
      <w:pPr>
        <w:pStyle w:val="NormalWeb"/>
        <w:shd w:val="clear" w:color="auto" w:fill="FFFFFF"/>
        <w:spacing w:before="60" w:beforeAutospacing="0" w:after="0" w:afterAutospacing="0"/>
        <w:ind w:left="720" w:right="691"/>
        <w:rPr>
          <w:rFonts w:ascii="Arial" w:hAnsi="Arial" w:cs="Arial"/>
        </w:rPr>
      </w:pPr>
      <w:proofErr w:type="spellStart"/>
      <w:r>
        <w:rPr>
          <w:rFonts w:ascii="Arial" w:hAnsi="Arial" w:cs="Arial" w:hint="eastAsia"/>
          <w:lang w:eastAsia="zh-CN"/>
        </w:rPr>
        <w:t>Qiangsheng</w:t>
      </w:r>
      <w:proofErr w:type="spellEnd"/>
      <w:r>
        <w:rPr>
          <w:rFonts w:ascii="Arial" w:hAnsi="Arial" w:cs="Arial"/>
          <w:lang w:eastAsia="zh-CN"/>
        </w:rPr>
        <w:t xml:space="preserve"> Huang</w:t>
      </w:r>
      <w:r w:rsidR="00497EC9">
        <w:rPr>
          <w:rFonts w:ascii="Arial" w:hAnsi="Arial" w:cs="Arial" w:hint="eastAsia"/>
          <w:lang w:eastAsia="zh-CN"/>
        </w:rPr>
        <w:t>,</w:t>
      </w:r>
      <w:r w:rsidR="00497EC9">
        <w:rPr>
          <w:rFonts w:ascii="Arial" w:hAnsi="Arial" w:cs="Arial"/>
          <w:vertAlign w:val="superscript"/>
        </w:rPr>
        <w:t>1</w:t>
      </w:r>
      <w:r w:rsidR="00A65ADE">
        <w:rPr>
          <w:rFonts w:ascii="Arial" w:hAnsi="Arial" w:cs="Arial"/>
          <w:vertAlign w:val="superscript"/>
        </w:rPr>
        <w:t>,2</w:t>
      </w:r>
      <w:r w:rsidR="00A65ADE">
        <w:rPr>
          <w:rFonts w:ascii="Arial" w:hAnsi="Arial" w:cs="Arial"/>
        </w:rPr>
        <w:t xml:space="preserve"> </w:t>
      </w:r>
      <w:proofErr w:type="spellStart"/>
      <w:r w:rsidR="00A65ADE" w:rsidRPr="00A65ADE">
        <w:rPr>
          <w:rFonts w:ascii="Arial" w:hAnsi="Arial" w:cs="Arial"/>
        </w:rPr>
        <w:t>Yingchen</w:t>
      </w:r>
      <w:proofErr w:type="spellEnd"/>
      <w:r w:rsidR="00A65ADE" w:rsidRPr="00A65ADE">
        <w:rPr>
          <w:rFonts w:ascii="Arial" w:hAnsi="Arial" w:cs="Arial"/>
        </w:rPr>
        <w:t xml:space="preserve"> Wu</w:t>
      </w:r>
      <w:r w:rsidR="00A65ADE">
        <w:rPr>
          <w:rFonts w:ascii="Arial" w:hAnsi="Arial" w:cs="Arial"/>
        </w:rPr>
        <w:t>,</w:t>
      </w:r>
      <w:r w:rsidR="00A65ADE" w:rsidRPr="00A65ADE">
        <w:rPr>
          <w:rFonts w:ascii="Arial" w:hAnsi="Arial" w:cs="Arial"/>
          <w:vertAlign w:val="superscript"/>
        </w:rPr>
        <w:t>2</w:t>
      </w:r>
      <w:r w:rsidR="00A65ADE">
        <w:rPr>
          <w:rFonts w:ascii="Arial" w:hAnsi="Arial" w:cs="Arial"/>
          <w:vertAlign w:val="superscript"/>
        </w:rPr>
        <w:t>,3</w:t>
      </w:r>
      <w:r w:rsidR="00A65ADE">
        <w:rPr>
          <w:rFonts w:ascii="Arial" w:hAnsi="Arial" w:cs="Arial"/>
        </w:rPr>
        <w:t xml:space="preserve"> and </w:t>
      </w:r>
      <w:proofErr w:type="spellStart"/>
      <w:r w:rsidR="00A65ADE" w:rsidRPr="00A65ADE">
        <w:rPr>
          <w:rFonts w:ascii="Arial" w:hAnsi="Arial" w:cs="Arial"/>
        </w:rPr>
        <w:t>Keqi</w:t>
      </w:r>
      <w:proofErr w:type="spellEnd"/>
      <w:r w:rsidR="00A65ADE" w:rsidRPr="00A65ADE">
        <w:rPr>
          <w:rFonts w:ascii="Arial" w:hAnsi="Arial" w:cs="Arial"/>
        </w:rPr>
        <w:t xml:space="preserve"> Ma,</w:t>
      </w:r>
      <w:r w:rsidR="00A65ADE" w:rsidRPr="00A65ADE">
        <w:rPr>
          <w:rFonts w:ascii="Arial" w:hAnsi="Arial" w:cs="Arial"/>
          <w:vertAlign w:val="superscript"/>
        </w:rPr>
        <w:t>1</w:t>
      </w:r>
      <w:r w:rsidR="00A65ADE" w:rsidRPr="00A65ADE">
        <w:rPr>
          <w:rFonts w:ascii="Arial" w:hAnsi="Arial" w:cs="Arial"/>
        </w:rPr>
        <w:t xml:space="preserve"> </w:t>
      </w:r>
      <w:proofErr w:type="spellStart"/>
      <w:r w:rsidR="00A65ADE" w:rsidRPr="00A65ADE">
        <w:rPr>
          <w:rFonts w:ascii="Arial" w:hAnsi="Arial" w:cs="Arial"/>
        </w:rPr>
        <w:t>Jianhao</w:t>
      </w:r>
      <w:proofErr w:type="spellEnd"/>
      <w:r w:rsidR="00A65ADE" w:rsidRPr="00A65ADE">
        <w:rPr>
          <w:rFonts w:ascii="Arial" w:hAnsi="Arial" w:cs="Arial"/>
        </w:rPr>
        <w:t xml:space="preserve"> Zhang,</w:t>
      </w:r>
      <w:r w:rsidR="00A65ADE" w:rsidRPr="00A65ADE">
        <w:rPr>
          <w:rFonts w:ascii="Arial" w:hAnsi="Arial" w:cs="Arial"/>
          <w:vertAlign w:val="superscript"/>
        </w:rPr>
        <w:t>1</w:t>
      </w:r>
      <w:r w:rsidR="00A65ADE">
        <w:rPr>
          <w:rFonts w:ascii="Arial" w:hAnsi="Arial" w:cs="Arial"/>
        </w:rPr>
        <w:t xml:space="preserve"> </w:t>
      </w:r>
      <w:proofErr w:type="spellStart"/>
      <w:r w:rsidR="00A65ADE">
        <w:rPr>
          <w:rFonts w:ascii="Arial" w:hAnsi="Arial" w:cs="Arial"/>
        </w:rPr>
        <w:t>Weiqiang</w:t>
      </w:r>
      <w:proofErr w:type="spellEnd"/>
      <w:r w:rsidR="00A65ADE">
        <w:rPr>
          <w:rFonts w:ascii="Arial" w:hAnsi="Arial" w:cs="Arial"/>
        </w:rPr>
        <w:t xml:space="preserve"> Xie,</w:t>
      </w:r>
      <w:r w:rsidR="00A65ADE">
        <w:rPr>
          <w:rFonts w:ascii="Arial" w:hAnsi="Arial" w:cs="Arial"/>
          <w:vertAlign w:val="superscript"/>
        </w:rPr>
        <w:t xml:space="preserve">2 </w:t>
      </w:r>
      <w:r w:rsidR="00A65ADE" w:rsidRPr="00A65ADE">
        <w:rPr>
          <w:rFonts w:ascii="Arial" w:hAnsi="Arial" w:cs="Arial"/>
        </w:rPr>
        <w:t>Xin</w:t>
      </w:r>
      <w:r w:rsidR="00A65ADE">
        <w:rPr>
          <w:rFonts w:ascii="Arial" w:hAnsi="Arial" w:cs="Arial"/>
        </w:rPr>
        <w:t xml:space="preserve"> </w:t>
      </w:r>
      <w:r w:rsidR="00A65ADE" w:rsidRPr="00A65ADE">
        <w:rPr>
          <w:rFonts w:ascii="Arial" w:hAnsi="Arial" w:cs="Arial"/>
        </w:rPr>
        <w:t>Fu</w:t>
      </w:r>
      <w:r w:rsidR="00A65ADE">
        <w:rPr>
          <w:rFonts w:ascii="Arial" w:hAnsi="Arial" w:cs="Arial"/>
        </w:rPr>
        <w:t>,</w:t>
      </w:r>
      <w:r w:rsidR="00A65ADE" w:rsidRPr="00A65ADE">
        <w:rPr>
          <w:rFonts w:ascii="Arial" w:hAnsi="Arial" w:cs="Arial"/>
          <w:vertAlign w:val="superscript"/>
        </w:rPr>
        <w:t>1</w:t>
      </w:r>
      <w:r w:rsidR="00A65ADE">
        <w:rPr>
          <w:rFonts w:ascii="Arial" w:hAnsi="Arial" w:cs="Arial"/>
          <w:vertAlign w:val="superscript"/>
        </w:rPr>
        <w:t xml:space="preserve"> </w:t>
      </w:r>
      <w:proofErr w:type="spellStart"/>
      <w:r w:rsidR="00A65ADE" w:rsidRPr="00A65ADE">
        <w:rPr>
          <w:rFonts w:ascii="Arial" w:hAnsi="Arial" w:cs="Arial"/>
        </w:rPr>
        <w:t>Yaocheng</w:t>
      </w:r>
      <w:proofErr w:type="spellEnd"/>
      <w:r w:rsidR="00A65ADE" w:rsidRPr="00A65ADE">
        <w:rPr>
          <w:rFonts w:ascii="Arial" w:hAnsi="Arial" w:cs="Arial"/>
        </w:rPr>
        <w:t xml:space="preserve"> Shi</w:t>
      </w:r>
      <w:r w:rsidR="00A65ADE">
        <w:rPr>
          <w:rFonts w:ascii="Arial" w:hAnsi="Arial" w:cs="Arial"/>
        </w:rPr>
        <w:t>,</w:t>
      </w:r>
      <w:r w:rsidR="00A65ADE" w:rsidRPr="00A65ADE">
        <w:rPr>
          <w:rFonts w:ascii="Arial" w:hAnsi="Arial" w:cs="Arial"/>
          <w:vertAlign w:val="superscript"/>
        </w:rPr>
        <w:t>1</w:t>
      </w:r>
      <w:r w:rsidR="00A65ADE" w:rsidRPr="00A65ADE">
        <w:rPr>
          <w:rFonts w:ascii="Arial" w:hAnsi="Arial" w:cs="Arial"/>
        </w:rPr>
        <w:t xml:space="preserve">  </w:t>
      </w:r>
      <w:proofErr w:type="spellStart"/>
      <w:r w:rsidR="00A65ADE" w:rsidRPr="00A65ADE">
        <w:rPr>
          <w:rFonts w:ascii="Arial" w:hAnsi="Arial" w:cs="Arial"/>
        </w:rPr>
        <w:t>Jianxin</w:t>
      </w:r>
      <w:proofErr w:type="spellEnd"/>
      <w:r w:rsidR="00A65ADE" w:rsidRPr="00A65ADE">
        <w:rPr>
          <w:rFonts w:ascii="Arial" w:hAnsi="Arial" w:cs="Arial"/>
        </w:rPr>
        <w:t xml:space="preserve"> </w:t>
      </w:r>
      <w:r w:rsidR="00A65ADE" w:rsidRPr="00EE6F74">
        <w:rPr>
          <w:rFonts w:ascii="Arial" w:hAnsi="Arial" w:cs="Arial"/>
        </w:rPr>
        <w:t>Cheng,</w:t>
      </w:r>
      <w:r w:rsidR="00A65ADE" w:rsidRPr="00EE6F74">
        <w:rPr>
          <w:rFonts w:ascii="Arial" w:hAnsi="Arial" w:cs="Arial"/>
          <w:vertAlign w:val="superscript"/>
        </w:rPr>
        <w:t>4</w:t>
      </w:r>
      <w:r w:rsidR="00A65ADE" w:rsidRPr="00EE6F74">
        <w:rPr>
          <w:rFonts w:ascii="Arial" w:hAnsi="Arial" w:cs="Arial"/>
        </w:rPr>
        <w:t xml:space="preserve"> </w:t>
      </w:r>
      <w:proofErr w:type="spellStart"/>
      <w:r w:rsidR="00A65ADE" w:rsidRPr="00EE6F74">
        <w:rPr>
          <w:rFonts w:ascii="Arial" w:hAnsi="Arial" w:cs="Arial"/>
        </w:rPr>
        <w:t>Kaixuan</w:t>
      </w:r>
      <w:proofErr w:type="spellEnd"/>
      <w:r w:rsidR="00A65ADE" w:rsidRPr="00EE6F74">
        <w:rPr>
          <w:rFonts w:ascii="Arial" w:hAnsi="Arial" w:cs="Arial"/>
        </w:rPr>
        <w:t xml:space="preserve"> Zhang,</w:t>
      </w:r>
      <w:r w:rsidR="00A65ADE" w:rsidRPr="00EE6F74">
        <w:rPr>
          <w:rFonts w:ascii="Arial" w:hAnsi="Arial" w:cs="Arial"/>
          <w:vertAlign w:val="superscript"/>
        </w:rPr>
        <w:t>4</w:t>
      </w:r>
      <w:r w:rsidR="00A65ADE" w:rsidRPr="00EE6F74">
        <w:rPr>
          <w:rFonts w:ascii="Arial" w:hAnsi="Arial" w:cs="Arial"/>
        </w:rPr>
        <w:t xml:space="preserve"> </w:t>
      </w:r>
      <w:proofErr w:type="spellStart"/>
      <w:r w:rsidR="00A65ADE" w:rsidRPr="00EE6F74">
        <w:rPr>
          <w:rFonts w:ascii="Arial" w:hAnsi="Arial" w:cs="Arial"/>
        </w:rPr>
        <w:t>Chenzhao</w:t>
      </w:r>
      <w:proofErr w:type="spellEnd"/>
      <w:r w:rsidR="00A65ADE" w:rsidRPr="00EE6F74">
        <w:rPr>
          <w:rFonts w:ascii="Arial" w:hAnsi="Arial" w:cs="Arial"/>
        </w:rPr>
        <w:t xml:space="preserve"> </w:t>
      </w:r>
      <w:r w:rsidR="00A65ADE" w:rsidRPr="00A65ADE">
        <w:rPr>
          <w:rFonts w:ascii="Arial" w:hAnsi="Arial" w:cs="Arial"/>
        </w:rPr>
        <w:t>Zhang</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w:t>
      </w:r>
      <w:proofErr w:type="spellStart"/>
      <w:r w:rsidR="00254DCF">
        <w:rPr>
          <w:rFonts w:ascii="Arial" w:hAnsi="Arial" w:cs="Arial"/>
        </w:rPr>
        <w:t>Jianjun</w:t>
      </w:r>
      <w:proofErr w:type="spellEnd"/>
      <w:r w:rsidR="00254DCF">
        <w:rPr>
          <w:rFonts w:ascii="Arial" w:hAnsi="Arial" w:cs="Arial"/>
        </w:rPr>
        <w:t xml:space="preserve"> He,</w:t>
      </w:r>
      <w:r w:rsidR="00254DCF">
        <w:rPr>
          <w:rFonts w:ascii="Arial" w:hAnsi="Arial" w:cs="Arial"/>
          <w:vertAlign w:val="superscript"/>
        </w:rPr>
        <w:t>3</w:t>
      </w:r>
      <w:r w:rsidR="00254DCF" w:rsidRPr="00A65ADE">
        <w:rPr>
          <w:rFonts w:ascii="Arial" w:hAnsi="Arial" w:cs="Arial"/>
        </w:rPr>
        <w:t xml:space="preserve"> </w:t>
      </w:r>
      <w:r w:rsidR="00A65ADE" w:rsidRPr="00A65ADE">
        <w:rPr>
          <w:rFonts w:ascii="Arial" w:hAnsi="Arial" w:cs="Arial"/>
        </w:rPr>
        <w:t>Dries Van Thourhout</w:t>
      </w:r>
      <w:r w:rsidR="00A65ADE">
        <w:rPr>
          <w:rFonts w:ascii="Arial" w:hAnsi="Arial" w:cs="Arial"/>
        </w:rPr>
        <w:t>,</w:t>
      </w:r>
      <w:r w:rsidR="00641A0E">
        <w:rPr>
          <w:rFonts w:ascii="Arial" w:hAnsi="Arial" w:cs="Arial"/>
          <w:vertAlign w:val="superscript"/>
        </w:rPr>
        <w:t>2</w:t>
      </w:r>
      <w:r w:rsidR="00A65ADE" w:rsidRPr="00A65ADE">
        <w:rPr>
          <w:rFonts w:ascii="Arial" w:hAnsi="Arial" w:cs="Arial"/>
        </w:rPr>
        <w:t xml:space="preserve"> </w:t>
      </w:r>
      <w:r w:rsidR="00FB023E" w:rsidRPr="00A65ADE">
        <w:rPr>
          <w:rFonts w:ascii="Arial" w:hAnsi="Arial" w:cs="Arial"/>
        </w:rPr>
        <w:t>Gunther Roelkens</w:t>
      </w:r>
      <w:r w:rsidR="00FB023E">
        <w:rPr>
          <w:rFonts w:ascii="Arial" w:hAnsi="Arial" w:cs="Arial"/>
        </w:rPr>
        <w:t>,</w:t>
      </w:r>
      <w:r w:rsidR="00FB023E">
        <w:rPr>
          <w:rFonts w:ascii="Arial" w:hAnsi="Arial" w:cs="Arial"/>
          <w:vertAlign w:val="superscript"/>
        </w:rPr>
        <w:t>2</w:t>
      </w:r>
      <w:r w:rsidR="00FB023E" w:rsidRPr="00A65ADE">
        <w:rPr>
          <w:rFonts w:ascii="Arial" w:hAnsi="Arial" w:cs="Arial"/>
        </w:rPr>
        <w:t xml:space="preserve"> </w:t>
      </w:r>
      <w:r w:rsidR="00A65ADE" w:rsidRPr="00A65ADE">
        <w:rPr>
          <w:rFonts w:ascii="Arial" w:hAnsi="Arial" w:cs="Arial"/>
        </w:rPr>
        <w:t>Liu Liu</w:t>
      </w:r>
      <w:r w:rsidR="00A65ADE">
        <w:rPr>
          <w:rFonts w:ascii="Arial" w:hAnsi="Arial" w:cs="Arial"/>
          <w:vertAlign w:val="superscript"/>
        </w:rPr>
        <w:t>4</w:t>
      </w:r>
      <w:r w:rsidR="0042532F">
        <w:rPr>
          <w:rFonts w:ascii="Arial" w:hAnsi="Arial" w:cs="Arial"/>
        </w:rPr>
        <w:t xml:space="preserve"> </w:t>
      </w:r>
      <w:r w:rsidR="00A65ADE" w:rsidRPr="00A65ADE">
        <w:rPr>
          <w:rFonts w:ascii="Arial" w:hAnsi="Arial" w:cs="Arial"/>
        </w:rPr>
        <w:t>and Sailing He</w:t>
      </w:r>
      <w:r w:rsidR="00A65ADE">
        <w:rPr>
          <w:rFonts w:ascii="Arial" w:hAnsi="Arial" w:cs="Arial"/>
          <w:vertAlign w:val="superscript"/>
        </w:rPr>
        <w:t>1, 4</w:t>
      </w:r>
    </w:p>
    <w:p w14:paraId="70F600ED" w14:textId="77777777" w:rsidR="00497EC9" w:rsidRPr="001C78B8" w:rsidRDefault="00497EC9" w:rsidP="00497EC9">
      <w:pPr>
        <w:spacing w:line="480" w:lineRule="auto"/>
        <w:ind w:left="720" w:right="691"/>
        <w:rPr>
          <w:sz w:val="18"/>
          <w:szCs w:val="18"/>
          <w:vertAlign w:val="superscript"/>
        </w:rPr>
      </w:pPr>
    </w:p>
    <w:p w14:paraId="288E7012" w14:textId="77777777" w:rsidR="00497EC9" w:rsidRDefault="00497EC9" w:rsidP="00497EC9">
      <w:pPr>
        <w:spacing w:line="480" w:lineRule="auto"/>
        <w:ind w:left="720" w:right="691"/>
        <w:rPr>
          <w:i/>
          <w:sz w:val="18"/>
          <w:szCs w:val="18"/>
          <w:lang w:eastAsia="zh-CN"/>
        </w:rPr>
      </w:pPr>
      <w:r w:rsidRPr="001C78B8">
        <w:rPr>
          <w:sz w:val="18"/>
          <w:szCs w:val="18"/>
          <w:vertAlign w:val="superscript"/>
        </w:rPr>
        <w:t>1</w:t>
      </w:r>
      <w:r w:rsidRPr="00D67953">
        <w:rPr>
          <w:i/>
          <w:sz w:val="18"/>
          <w:szCs w:val="18"/>
        </w:rPr>
        <w:t xml:space="preserve"> Centre for Optical and Electromagneti</w:t>
      </w:r>
      <w:r w:rsidRPr="00507010">
        <w:rPr>
          <w:i/>
          <w:sz w:val="18"/>
          <w:szCs w:val="18"/>
        </w:rPr>
        <w:t>c Research</w:t>
      </w:r>
      <w:r w:rsidRPr="00507010">
        <w:rPr>
          <w:rFonts w:hint="eastAsia"/>
          <w:i/>
          <w:sz w:val="18"/>
          <w:szCs w:val="18"/>
          <w:lang w:eastAsia="zh-CN"/>
        </w:rPr>
        <w:t>,</w:t>
      </w:r>
      <w:r w:rsidRPr="00BE312A">
        <w:rPr>
          <w:i/>
          <w:sz w:val="18"/>
          <w:szCs w:val="18"/>
        </w:rPr>
        <w:t xml:space="preserve"> </w:t>
      </w:r>
      <w:r w:rsidR="007478BA" w:rsidRPr="00BE312A">
        <w:rPr>
          <w:rFonts w:hint="eastAsia"/>
          <w:i/>
          <w:sz w:val="18"/>
          <w:szCs w:val="18"/>
        </w:rPr>
        <w:t>Zhejiang Provincial Key Laboratory for Sensing Technologies</w:t>
      </w:r>
      <w:r w:rsidRPr="00BE312A">
        <w:rPr>
          <w:i/>
          <w:sz w:val="18"/>
          <w:szCs w:val="18"/>
        </w:rPr>
        <w:t xml:space="preserve">, </w:t>
      </w:r>
      <w:r>
        <w:rPr>
          <w:rFonts w:hint="eastAsia"/>
          <w:i/>
          <w:sz w:val="18"/>
          <w:szCs w:val="18"/>
          <w:lang w:eastAsia="zh-CN"/>
        </w:rPr>
        <w:t xml:space="preserve">Zhejiang </w:t>
      </w:r>
      <w:r>
        <w:rPr>
          <w:i/>
          <w:sz w:val="18"/>
          <w:szCs w:val="18"/>
        </w:rPr>
        <w:t xml:space="preserve">University, </w:t>
      </w:r>
      <w:r>
        <w:rPr>
          <w:rFonts w:hint="eastAsia"/>
          <w:i/>
          <w:sz w:val="18"/>
          <w:szCs w:val="18"/>
          <w:lang w:eastAsia="zh-CN"/>
        </w:rPr>
        <w:t>Hangzhou</w:t>
      </w:r>
      <w:r>
        <w:rPr>
          <w:i/>
          <w:sz w:val="18"/>
          <w:szCs w:val="18"/>
        </w:rPr>
        <w:t xml:space="preserve">, </w:t>
      </w:r>
      <w:r>
        <w:rPr>
          <w:rFonts w:hint="eastAsia"/>
          <w:i/>
          <w:sz w:val="18"/>
          <w:szCs w:val="18"/>
          <w:lang w:eastAsia="zh-CN"/>
        </w:rPr>
        <w:t>310058</w:t>
      </w:r>
      <w:r>
        <w:rPr>
          <w:i/>
          <w:sz w:val="18"/>
          <w:szCs w:val="18"/>
        </w:rPr>
        <w:t xml:space="preserve">, </w:t>
      </w:r>
      <w:r>
        <w:rPr>
          <w:rFonts w:hint="eastAsia"/>
          <w:i/>
          <w:sz w:val="18"/>
          <w:szCs w:val="18"/>
          <w:lang w:eastAsia="zh-CN"/>
        </w:rPr>
        <w:t>China</w:t>
      </w:r>
    </w:p>
    <w:p w14:paraId="7B6E32A2" w14:textId="77777777" w:rsidR="002A44C9" w:rsidRDefault="002A44C9" w:rsidP="002A44C9">
      <w:pPr>
        <w:spacing w:line="480" w:lineRule="auto"/>
        <w:ind w:left="720" w:right="691"/>
        <w:rPr>
          <w:i/>
          <w:sz w:val="18"/>
          <w:szCs w:val="18"/>
        </w:rPr>
      </w:pPr>
      <w:r>
        <w:rPr>
          <w:sz w:val="18"/>
          <w:szCs w:val="18"/>
          <w:vertAlign w:val="superscript"/>
        </w:rPr>
        <w:t xml:space="preserve">2 </w:t>
      </w:r>
      <w:r w:rsidRPr="000B11DC">
        <w:rPr>
          <w:i/>
          <w:sz w:val="18"/>
          <w:szCs w:val="18"/>
        </w:rPr>
        <w:t xml:space="preserve">Photonics Research Group, Department of Information Technology, Ghent University-IMEC, Ghent B-9000, Belgium </w:t>
      </w:r>
    </w:p>
    <w:p w14:paraId="4D9977B9" w14:textId="77777777" w:rsidR="00873CD1" w:rsidRDefault="002A44C9" w:rsidP="005124CA">
      <w:pPr>
        <w:spacing w:line="480" w:lineRule="auto"/>
        <w:ind w:left="720" w:right="691"/>
        <w:rPr>
          <w:i/>
          <w:sz w:val="18"/>
          <w:szCs w:val="18"/>
          <w:lang w:eastAsia="zh-CN"/>
        </w:rPr>
      </w:pPr>
      <w:r>
        <w:rPr>
          <w:sz w:val="18"/>
          <w:szCs w:val="18"/>
          <w:vertAlign w:val="superscript"/>
        </w:rPr>
        <w:t>3</w:t>
      </w:r>
      <w:r w:rsidR="005124CA">
        <w:rPr>
          <w:i/>
          <w:sz w:val="18"/>
          <w:szCs w:val="18"/>
        </w:rPr>
        <w:t xml:space="preserve"> </w:t>
      </w:r>
      <w:r w:rsidR="005124CA" w:rsidRPr="005124CA">
        <w:rPr>
          <w:i/>
          <w:sz w:val="18"/>
          <w:szCs w:val="18"/>
        </w:rPr>
        <w:t>State Key Laboratory of Modern Optical Instrumentation, Centre for Integrated Optoelectronics,</w:t>
      </w:r>
      <w:r w:rsidR="005124CA">
        <w:rPr>
          <w:i/>
          <w:sz w:val="18"/>
          <w:szCs w:val="18"/>
        </w:rPr>
        <w:t xml:space="preserve"> </w:t>
      </w:r>
      <w:r w:rsidR="005124CA" w:rsidRPr="005124CA">
        <w:rPr>
          <w:i/>
          <w:sz w:val="18"/>
          <w:szCs w:val="18"/>
        </w:rPr>
        <w:t>Department of Optical Engineering, Zhejiang University, Hangzhou, China 310027</w:t>
      </w:r>
    </w:p>
    <w:p w14:paraId="1392CC40" w14:textId="77777777" w:rsidR="00497EC9" w:rsidRPr="00862FBE" w:rsidRDefault="002C5ED5" w:rsidP="00497EC9">
      <w:pPr>
        <w:spacing w:line="480" w:lineRule="auto"/>
        <w:ind w:left="720" w:right="691"/>
        <w:rPr>
          <w:i/>
          <w:sz w:val="18"/>
          <w:szCs w:val="18"/>
          <w:lang w:eastAsia="zh-CN"/>
        </w:rPr>
      </w:pPr>
      <w:r>
        <w:rPr>
          <w:sz w:val="18"/>
          <w:szCs w:val="18"/>
          <w:vertAlign w:val="superscript"/>
        </w:rPr>
        <w:t>4</w:t>
      </w:r>
      <w:r w:rsidR="00497EC9" w:rsidRPr="00D67953">
        <w:rPr>
          <w:i/>
          <w:sz w:val="18"/>
          <w:szCs w:val="18"/>
        </w:rPr>
        <w:t xml:space="preserve"> </w:t>
      </w:r>
      <w:r w:rsidR="008921E6" w:rsidRPr="008921E6">
        <w:rPr>
          <w:i/>
          <w:sz w:val="18"/>
          <w:szCs w:val="18"/>
        </w:rPr>
        <w:t>ZJU-SCNU Joint Research Center of Photonics, Centre for Optical and Electromagnetic Research, South China Academy of Advanced Optoelectronics, Science Building #5, South China Normal University, Higher-Education Mega-Center, Guangzhou 510006, China</w:t>
      </w:r>
    </w:p>
    <w:p w14:paraId="01B27724" w14:textId="77777777" w:rsidR="00497EC9" w:rsidRPr="00862FBE" w:rsidRDefault="00497EC9" w:rsidP="00497EC9">
      <w:pPr>
        <w:spacing w:line="480" w:lineRule="auto"/>
        <w:ind w:right="691"/>
        <w:rPr>
          <w:sz w:val="20"/>
          <w:szCs w:val="20"/>
          <w:lang w:eastAsia="zh-CN"/>
        </w:rPr>
      </w:pPr>
    </w:p>
    <w:p w14:paraId="369142EC" w14:textId="77777777" w:rsidR="00541D5C" w:rsidRPr="00A22A28" w:rsidRDefault="00F1687A" w:rsidP="00541D5C">
      <w:pPr>
        <w:pStyle w:val="NormalWeb"/>
        <w:shd w:val="clear" w:color="auto" w:fill="FFFFFF"/>
        <w:spacing w:before="120" w:beforeAutospacing="0" w:after="120" w:afterAutospacing="0" w:line="360" w:lineRule="auto"/>
        <w:jc w:val="both"/>
        <w:rPr>
          <w:sz w:val="20"/>
          <w:szCs w:val="20"/>
          <w:lang w:eastAsia="zh-CN"/>
        </w:rPr>
      </w:pPr>
      <w:r>
        <w:rPr>
          <w:sz w:val="20"/>
          <w:szCs w:val="20"/>
          <w:lang w:eastAsia="zh-CN"/>
        </w:rPr>
        <w:t>I</w:t>
      </w:r>
      <w:r>
        <w:rPr>
          <w:rFonts w:hint="eastAsia"/>
          <w:sz w:val="20"/>
          <w:szCs w:val="20"/>
          <w:lang w:eastAsia="zh-CN"/>
        </w:rPr>
        <w:t xml:space="preserve">n this paper, </w:t>
      </w:r>
      <w:r w:rsidR="00DB296C">
        <w:rPr>
          <w:rFonts w:hint="eastAsia"/>
          <w:sz w:val="20"/>
          <w:szCs w:val="20"/>
          <w:lang w:eastAsia="zh-CN"/>
        </w:rPr>
        <w:t>a</w:t>
      </w:r>
      <w:r w:rsidR="00A22A28" w:rsidRPr="00A22A28">
        <w:rPr>
          <w:sz w:val="20"/>
          <w:szCs w:val="20"/>
          <w:lang w:eastAsia="zh-CN"/>
        </w:rPr>
        <w:t xml:space="preserve"> new </w:t>
      </w:r>
      <w:r w:rsidR="00296A21">
        <w:rPr>
          <w:sz w:val="20"/>
          <w:szCs w:val="20"/>
          <w:lang w:eastAsia="zh-CN"/>
        </w:rPr>
        <w:t xml:space="preserve">method for </w:t>
      </w:r>
      <w:r w:rsidR="00EE6F74">
        <w:rPr>
          <w:sz w:val="20"/>
          <w:szCs w:val="20"/>
          <w:lang w:eastAsia="zh-CN"/>
        </w:rPr>
        <w:t xml:space="preserve">realizing </w:t>
      </w:r>
      <w:r w:rsidR="00296A21">
        <w:rPr>
          <w:sz w:val="20"/>
          <w:szCs w:val="20"/>
          <w:lang w:eastAsia="zh-CN"/>
        </w:rPr>
        <w:t>a</w:t>
      </w:r>
      <w:r w:rsidR="00A22A28" w:rsidRPr="00A22A28">
        <w:rPr>
          <w:sz w:val="20"/>
          <w:szCs w:val="20"/>
          <w:lang w:eastAsia="zh-CN"/>
        </w:rPr>
        <w:t xml:space="preserve"> low </w:t>
      </w:r>
      <w:r w:rsidR="00B200CA">
        <w:rPr>
          <w:sz w:val="20"/>
          <w:szCs w:val="20"/>
          <w:lang w:eastAsia="zh-CN"/>
        </w:rPr>
        <w:t xml:space="preserve">driving </w:t>
      </w:r>
      <w:r w:rsidR="00A22A28" w:rsidRPr="00A22A28">
        <w:rPr>
          <w:sz w:val="20"/>
          <w:szCs w:val="20"/>
          <w:lang w:eastAsia="zh-CN"/>
        </w:rPr>
        <w:t>voltage electroabsorption modulator based on</w:t>
      </w:r>
      <w:r w:rsidR="00296A21">
        <w:rPr>
          <w:sz w:val="20"/>
          <w:szCs w:val="20"/>
          <w:lang w:eastAsia="zh-CN"/>
        </w:rPr>
        <w:t xml:space="preserve"> the</w:t>
      </w:r>
      <w:r w:rsidR="00A22A28" w:rsidRPr="00A22A28">
        <w:rPr>
          <w:sz w:val="20"/>
          <w:szCs w:val="20"/>
          <w:lang w:eastAsia="zh-CN"/>
        </w:rPr>
        <w:t xml:space="preserve"> band-filling effect is demonstrated. The </w:t>
      </w:r>
      <w:proofErr w:type="spellStart"/>
      <w:r w:rsidR="00FB023E">
        <w:rPr>
          <w:sz w:val="20"/>
          <w:szCs w:val="20"/>
          <w:lang w:eastAsia="zh-CN"/>
        </w:rPr>
        <w:t>InP</w:t>
      </w:r>
      <w:proofErr w:type="spellEnd"/>
      <w:r w:rsidR="00FB023E">
        <w:rPr>
          <w:sz w:val="20"/>
          <w:szCs w:val="20"/>
          <w:lang w:eastAsia="zh-CN"/>
        </w:rPr>
        <w:t xml:space="preserve">-based </w:t>
      </w:r>
      <w:r w:rsidR="00A22A28" w:rsidRPr="00A22A28">
        <w:rPr>
          <w:sz w:val="20"/>
          <w:szCs w:val="20"/>
          <w:lang w:eastAsia="zh-CN"/>
        </w:rPr>
        <w:t>electroabsorption modulator</w:t>
      </w:r>
      <w:r w:rsidR="00DB296C">
        <w:rPr>
          <w:sz w:val="20"/>
          <w:szCs w:val="20"/>
          <w:lang w:eastAsia="zh-CN"/>
        </w:rPr>
        <w:t xml:space="preserve"> </w:t>
      </w:r>
      <w:r w:rsidR="00561666">
        <w:rPr>
          <w:sz w:val="20"/>
          <w:szCs w:val="20"/>
          <w:lang w:eastAsia="zh-CN"/>
        </w:rPr>
        <w:t xml:space="preserve">is </w:t>
      </w:r>
      <w:r w:rsidR="00FB023E">
        <w:rPr>
          <w:sz w:val="20"/>
          <w:szCs w:val="20"/>
          <w:lang w:eastAsia="zh-CN"/>
        </w:rPr>
        <w:t xml:space="preserve">integrated </w:t>
      </w:r>
      <w:r w:rsidR="00561666">
        <w:rPr>
          <w:sz w:val="20"/>
          <w:szCs w:val="20"/>
          <w:lang w:eastAsia="zh-CN"/>
        </w:rPr>
        <w:t xml:space="preserve">using </w:t>
      </w:r>
      <w:r w:rsidR="000D0EBA">
        <w:rPr>
          <w:sz w:val="20"/>
          <w:szCs w:val="20"/>
          <w:lang w:eastAsia="zh-CN"/>
        </w:rPr>
        <w:t>DVS-</w:t>
      </w:r>
      <w:r w:rsidR="00561666">
        <w:rPr>
          <w:sz w:val="20"/>
          <w:szCs w:val="20"/>
          <w:lang w:eastAsia="zh-CN"/>
        </w:rPr>
        <w:t xml:space="preserve">BCB </w:t>
      </w:r>
      <w:r w:rsidR="000D0EBA">
        <w:rPr>
          <w:sz w:val="20"/>
          <w:szCs w:val="20"/>
          <w:lang w:eastAsia="zh-CN"/>
        </w:rPr>
        <w:t xml:space="preserve">adhesive </w:t>
      </w:r>
      <w:r w:rsidR="00561666">
        <w:rPr>
          <w:sz w:val="20"/>
          <w:szCs w:val="20"/>
          <w:lang w:eastAsia="zh-CN"/>
        </w:rPr>
        <w:t xml:space="preserve">bonding on </w:t>
      </w:r>
      <w:r w:rsidR="00296A21">
        <w:rPr>
          <w:sz w:val="20"/>
          <w:szCs w:val="20"/>
          <w:lang w:eastAsia="zh-CN"/>
        </w:rPr>
        <w:t xml:space="preserve">a </w:t>
      </w:r>
      <w:r w:rsidR="00561666">
        <w:rPr>
          <w:sz w:val="20"/>
          <w:szCs w:val="20"/>
          <w:lang w:eastAsia="zh-CN"/>
        </w:rPr>
        <w:t xml:space="preserve">silicon-on–insulator </w:t>
      </w:r>
      <w:r w:rsidR="000D0EBA">
        <w:rPr>
          <w:sz w:val="20"/>
          <w:szCs w:val="20"/>
          <w:lang w:eastAsia="zh-CN"/>
        </w:rPr>
        <w:t>waveguide platform</w:t>
      </w:r>
      <w:r w:rsidR="00A22A28" w:rsidRPr="00A22A28">
        <w:rPr>
          <w:sz w:val="20"/>
          <w:szCs w:val="20"/>
          <w:lang w:eastAsia="zh-CN"/>
        </w:rPr>
        <w:t xml:space="preserve">. </w:t>
      </w:r>
      <w:r w:rsidR="00561666">
        <w:rPr>
          <w:sz w:val="20"/>
          <w:szCs w:val="20"/>
          <w:lang w:eastAsia="zh-CN"/>
        </w:rPr>
        <w:t>W</w:t>
      </w:r>
      <w:r w:rsidR="00561666" w:rsidRPr="00A22A28">
        <w:rPr>
          <w:sz w:val="20"/>
          <w:szCs w:val="20"/>
          <w:lang w:eastAsia="zh-CN"/>
        </w:rPr>
        <w:t xml:space="preserve">hen </w:t>
      </w:r>
      <w:r w:rsidR="00296A21">
        <w:rPr>
          <w:sz w:val="20"/>
          <w:szCs w:val="20"/>
          <w:lang w:eastAsia="zh-CN"/>
        </w:rPr>
        <w:t xml:space="preserve">the </w:t>
      </w:r>
      <w:r w:rsidR="00561666" w:rsidRPr="00A22A28">
        <w:rPr>
          <w:sz w:val="20"/>
          <w:szCs w:val="20"/>
          <w:lang w:eastAsia="zh-CN"/>
        </w:rPr>
        <w:t>electroabsorption modulator is forward bias</w:t>
      </w:r>
      <w:r w:rsidR="00561666">
        <w:rPr>
          <w:sz w:val="20"/>
          <w:szCs w:val="20"/>
          <w:lang w:eastAsia="zh-CN"/>
        </w:rPr>
        <w:t>ed,</w:t>
      </w:r>
      <w:r w:rsidR="00561666" w:rsidRPr="00A22A28">
        <w:rPr>
          <w:sz w:val="20"/>
          <w:szCs w:val="20"/>
          <w:lang w:eastAsia="zh-CN"/>
        </w:rPr>
        <w:t xml:space="preserve"> </w:t>
      </w:r>
      <w:r w:rsidR="00561666">
        <w:rPr>
          <w:sz w:val="20"/>
          <w:szCs w:val="20"/>
          <w:lang w:eastAsia="zh-CN"/>
        </w:rPr>
        <w:t>t</w:t>
      </w:r>
      <w:r w:rsidR="00561666" w:rsidRPr="00A22A28">
        <w:rPr>
          <w:sz w:val="20"/>
          <w:szCs w:val="20"/>
          <w:lang w:eastAsia="zh-CN"/>
        </w:rPr>
        <w:t xml:space="preserve">he </w:t>
      </w:r>
      <w:r w:rsidR="00A22A28" w:rsidRPr="00A22A28">
        <w:rPr>
          <w:sz w:val="20"/>
          <w:szCs w:val="20"/>
          <w:lang w:eastAsia="zh-CN"/>
        </w:rPr>
        <w:t xml:space="preserve">band-filling effect </w:t>
      </w:r>
      <w:r w:rsidR="00296A21">
        <w:rPr>
          <w:sz w:val="20"/>
          <w:szCs w:val="20"/>
          <w:lang w:eastAsia="zh-CN"/>
        </w:rPr>
        <w:t>occurs</w:t>
      </w:r>
      <w:r w:rsidR="00561666">
        <w:rPr>
          <w:sz w:val="20"/>
          <w:szCs w:val="20"/>
          <w:lang w:eastAsia="zh-CN"/>
        </w:rPr>
        <w:t>,</w:t>
      </w:r>
      <w:r w:rsidR="007D618F">
        <w:rPr>
          <w:sz w:val="20"/>
          <w:szCs w:val="20"/>
          <w:lang w:eastAsia="zh-CN"/>
        </w:rPr>
        <w:t xml:space="preserve"> </w:t>
      </w:r>
      <w:r w:rsidR="00DB296C">
        <w:rPr>
          <w:sz w:val="20"/>
          <w:szCs w:val="20"/>
          <w:lang w:eastAsia="zh-CN"/>
        </w:rPr>
        <w:t>which lead</w:t>
      </w:r>
      <w:r w:rsidR="00296A21">
        <w:rPr>
          <w:sz w:val="20"/>
          <w:szCs w:val="20"/>
          <w:lang w:eastAsia="zh-CN"/>
        </w:rPr>
        <w:t>s</w:t>
      </w:r>
      <w:r w:rsidR="00DB296C">
        <w:rPr>
          <w:sz w:val="20"/>
          <w:szCs w:val="20"/>
          <w:lang w:eastAsia="zh-CN"/>
        </w:rPr>
        <w:t xml:space="preserve"> to a blue shift of</w:t>
      </w:r>
      <w:r w:rsidR="00A22A28" w:rsidRPr="00A22A28">
        <w:rPr>
          <w:sz w:val="20"/>
          <w:szCs w:val="20"/>
          <w:lang w:eastAsia="zh-CN"/>
        </w:rPr>
        <w:t xml:space="preserve"> the exciton absorption </w:t>
      </w:r>
      <w:r w:rsidR="007D618F">
        <w:rPr>
          <w:sz w:val="20"/>
          <w:szCs w:val="20"/>
          <w:lang w:eastAsia="zh-CN"/>
        </w:rPr>
        <w:t>spectrum</w:t>
      </w:r>
      <w:r w:rsidR="00A22A28" w:rsidRPr="00A22A28">
        <w:rPr>
          <w:sz w:val="20"/>
          <w:szCs w:val="20"/>
          <w:lang w:eastAsia="zh-CN"/>
        </w:rPr>
        <w:t xml:space="preserve"> </w:t>
      </w:r>
      <w:r w:rsidR="00561666">
        <w:rPr>
          <w:sz w:val="20"/>
          <w:szCs w:val="20"/>
          <w:lang w:eastAsia="zh-CN"/>
        </w:rPr>
        <w:t>while</w:t>
      </w:r>
      <w:r w:rsidR="00561666" w:rsidRPr="00A22A28">
        <w:rPr>
          <w:sz w:val="20"/>
          <w:szCs w:val="20"/>
          <w:lang w:eastAsia="zh-CN"/>
        </w:rPr>
        <w:t xml:space="preserve"> </w:t>
      </w:r>
      <w:r w:rsidR="00A22A28" w:rsidRPr="00A22A28">
        <w:rPr>
          <w:sz w:val="20"/>
          <w:szCs w:val="20"/>
          <w:lang w:eastAsia="zh-CN"/>
        </w:rPr>
        <w:t xml:space="preserve">the absorption </w:t>
      </w:r>
      <w:r w:rsidR="00FB023E">
        <w:rPr>
          <w:sz w:val="20"/>
          <w:szCs w:val="20"/>
          <w:lang w:eastAsia="zh-CN"/>
        </w:rPr>
        <w:t>strength</w:t>
      </w:r>
      <w:r w:rsidR="00FB023E" w:rsidRPr="00A22A28">
        <w:rPr>
          <w:sz w:val="20"/>
          <w:szCs w:val="20"/>
          <w:lang w:eastAsia="zh-CN"/>
        </w:rPr>
        <w:t xml:space="preserve"> </w:t>
      </w:r>
      <w:r w:rsidR="007D618F">
        <w:rPr>
          <w:sz w:val="20"/>
          <w:szCs w:val="20"/>
          <w:lang w:eastAsia="zh-CN"/>
        </w:rPr>
        <w:t xml:space="preserve">stays </w:t>
      </w:r>
      <w:r w:rsidR="00A22A28" w:rsidRPr="00A22A28">
        <w:rPr>
          <w:sz w:val="20"/>
          <w:szCs w:val="20"/>
          <w:lang w:eastAsia="zh-CN"/>
        </w:rPr>
        <w:t xml:space="preserve">almost </w:t>
      </w:r>
      <w:r w:rsidR="000D0EBA">
        <w:rPr>
          <w:sz w:val="20"/>
          <w:szCs w:val="20"/>
          <w:lang w:eastAsia="zh-CN"/>
        </w:rPr>
        <w:t>constant</w:t>
      </w:r>
      <w:r w:rsidR="00A22A28" w:rsidRPr="00A22A28">
        <w:rPr>
          <w:sz w:val="20"/>
          <w:szCs w:val="20"/>
          <w:lang w:eastAsia="zh-CN"/>
        </w:rPr>
        <w:t xml:space="preserve">. </w:t>
      </w:r>
      <w:r w:rsidR="00FB023E">
        <w:rPr>
          <w:sz w:val="20"/>
          <w:szCs w:val="20"/>
          <w:lang w:eastAsia="zh-CN"/>
        </w:rPr>
        <w:t xml:space="preserve">In </w:t>
      </w:r>
      <w:r w:rsidR="00DF349E">
        <w:rPr>
          <w:sz w:val="20"/>
          <w:szCs w:val="20"/>
          <w:lang w:eastAsia="zh-CN"/>
        </w:rPr>
        <w:t xml:space="preserve">static </w:t>
      </w:r>
      <w:r w:rsidR="00FB023E">
        <w:rPr>
          <w:sz w:val="20"/>
          <w:szCs w:val="20"/>
          <w:lang w:eastAsia="zh-CN"/>
        </w:rPr>
        <w:t>operation</w:t>
      </w:r>
      <w:r w:rsidR="00DF349E">
        <w:rPr>
          <w:sz w:val="20"/>
          <w:szCs w:val="20"/>
          <w:lang w:eastAsia="zh-CN"/>
        </w:rPr>
        <w:t xml:space="preserve">, </w:t>
      </w:r>
      <w:r w:rsidR="00296A21">
        <w:rPr>
          <w:sz w:val="20"/>
          <w:szCs w:val="20"/>
          <w:lang w:eastAsia="zh-CN"/>
        </w:rPr>
        <w:t xml:space="preserve">an extinction ratio of </w:t>
      </w:r>
      <w:r w:rsidR="00DF349E">
        <w:rPr>
          <w:sz w:val="20"/>
          <w:szCs w:val="20"/>
          <w:lang w:eastAsia="zh-CN"/>
        </w:rPr>
        <w:t xml:space="preserve">more than 20dB </w:t>
      </w:r>
      <w:del w:id="0" w:author="Gunther Roelkens" w:date="2016-01-13T09:30:00Z">
        <w:r w:rsidR="00DF349E" w:rsidDel="005B61B0">
          <w:rPr>
            <w:sz w:val="20"/>
            <w:szCs w:val="20"/>
            <w:lang w:eastAsia="zh-CN"/>
          </w:rPr>
          <w:delText>w</w:delText>
        </w:r>
        <w:r w:rsidR="00A203D1" w:rsidDel="005B61B0">
          <w:rPr>
            <w:sz w:val="20"/>
            <w:szCs w:val="20"/>
            <w:lang w:eastAsia="zh-CN"/>
          </w:rPr>
          <w:delText>ith</w:delText>
        </w:r>
        <w:r w:rsidR="00DF349E" w:rsidDel="005B61B0">
          <w:rPr>
            <w:sz w:val="20"/>
            <w:szCs w:val="20"/>
            <w:lang w:eastAsia="zh-CN"/>
          </w:rPr>
          <w:delText>in</w:delText>
        </w:r>
        <w:r w:rsidR="00A203D1" w:rsidDel="005B61B0">
          <w:rPr>
            <w:sz w:val="20"/>
            <w:szCs w:val="20"/>
            <w:lang w:eastAsia="zh-CN"/>
          </w:rPr>
          <w:delText xml:space="preserve"> </w:delText>
        </w:r>
      </w:del>
      <w:ins w:id="1" w:author="Gunther Roelkens" w:date="2016-01-13T09:30:00Z">
        <w:r w:rsidR="005B61B0">
          <w:rPr>
            <w:sz w:val="20"/>
            <w:szCs w:val="20"/>
            <w:lang w:eastAsia="zh-CN"/>
          </w:rPr>
          <w:t xml:space="preserve">with </w:t>
        </w:r>
      </w:ins>
      <w:r w:rsidR="00A22A28" w:rsidRPr="00A22A28">
        <w:rPr>
          <w:sz w:val="20"/>
          <w:szCs w:val="20"/>
          <w:lang w:eastAsia="zh-CN"/>
        </w:rPr>
        <w:t xml:space="preserve">100mV </w:t>
      </w:r>
      <w:r w:rsidR="00AC685A">
        <w:rPr>
          <w:sz w:val="20"/>
          <w:szCs w:val="20"/>
          <w:lang w:eastAsia="zh-CN"/>
        </w:rPr>
        <w:t xml:space="preserve">bias </w:t>
      </w:r>
      <w:r w:rsidR="00A22A28" w:rsidRPr="00A22A28">
        <w:rPr>
          <w:sz w:val="20"/>
          <w:szCs w:val="20"/>
          <w:lang w:eastAsia="zh-CN"/>
        </w:rPr>
        <w:t>variation</w:t>
      </w:r>
      <w:r w:rsidR="00FB023E">
        <w:rPr>
          <w:sz w:val="20"/>
          <w:szCs w:val="20"/>
          <w:lang w:eastAsia="zh-CN"/>
        </w:rPr>
        <w:t xml:space="preserve"> is obtained</w:t>
      </w:r>
      <w:r w:rsidR="000D0EBA">
        <w:rPr>
          <w:sz w:val="20"/>
          <w:szCs w:val="20"/>
          <w:lang w:eastAsia="zh-CN"/>
        </w:rPr>
        <w:t xml:space="preserve"> in an 80 </w:t>
      </w:r>
      <w:r w:rsidR="000D0EBA" w:rsidRPr="00E27320">
        <w:rPr>
          <w:sz w:val="20"/>
          <w:szCs w:val="20"/>
          <w:lang w:eastAsia="zh-CN"/>
        </w:rPr>
        <w:t>μm</w:t>
      </w:r>
      <w:r w:rsidR="000D0EBA">
        <w:rPr>
          <w:sz w:val="20"/>
          <w:szCs w:val="20"/>
          <w:lang w:eastAsia="zh-CN"/>
        </w:rPr>
        <w:t xml:space="preserve"> long device</w:t>
      </w:r>
      <w:r w:rsidR="00A22A28" w:rsidRPr="00A22A28">
        <w:rPr>
          <w:sz w:val="20"/>
          <w:szCs w:val="20"/>
          <w:lang w:eastAsia="zh-CN"/>
        </w:rPr>
        <w:t xml:space="preserve">. </w:t>
      </w:r>
      <w:r w:rsidR="00FB023E">
        <w:rPr>
          <w:sz w:val="20"/>
          <w:szCs w:val="20"/>
          <w:lang w:eastAsia="zh-CN"/>
        </w:rPr>
        <w:t>In</w:t>
      </w:r>
      <w:r w:rsidR="00FB023E" w:rsidRPr="00A22A28">
        <w:rPr>
          <w:sz w:val="20"/>
          <w:szCs w:val="20"/>
          <w:lang w:eastAsia="zh-CN"/>
        </w:rPr>
        <w:t xml:space="preserve"> </w:t>
      </w:r>
      <w:r w:rsidR="00DF349E">
        <w:rPr>
          <w:sz w:val="20"/>
          <w:szCs w:val="20"/>
          <w:lang w:eastAsia="zh-CN"/>
        </w:rPr>
        <w:t>dynamic</w:t>
      </w:r>
      <w:r w:rsidR="00A22A28" w:rsidRPr="00A22A28">
        <w:rPr>
          <w:sz w:val="20"/>
          <w:szCs w:val="20"/>
          <w:lang w:eastAsia="zh-CN"/>
        </w:rPr>
        <w:t xml:space="preserve"> </w:t>
      </w:r>
      <w:r w:rsidR="00FB023E">
        <w:rPr>
          <w:sz w:val="20"/>
          <w:szCs w:val="20"/>
          <w:lang w:eastAsia="zh-CN"/>
        </w:rPr>
        <w:t>operation</w:t>
      </w:r>
      <w:r w:rsidR="00A22A28" w:rsidRPr="00A22A28">
        <w:rPr>
          <w:sz w:val="20"/>
          <w:szCs w:val="20"/>
          <w:lang w:eastAsia="zh-CN"/>
        </w:rPr>
        <w:t xml:space="preserve">, 1.25Gbps </w:t>
      </w:r>
      <w:r w:rsidR="00DF349E">
        <w:rPr>
          <w:sz w:val="20"/>
          <w:szCs w:val="20"/>
          <w:lang w:eastAsia="zh-CN"/>
        </w:rPr>
        <w:t>modulation</w:t>
      </w:r>
      <w:r w:rsidR="007D618F">
        <w:rPr>
          <w:sz w:val="20"/>
          <w:szCs w:val="20"/>
          <w:lang w:eastAsia="zh-CN"/>
        </w:rPr>
        <w:t xml:space="preserve"> with </w:t>
      </w:r>
      <w:r w:rsidR="00296A21">
        <w:rPr>
          <w:sz w:val="20"/>
          <w:szCs w:val="20"/>
          <w:lang w:eastAsia="zh-CN"/>
        </w:rPr>
        <w:t xml:space="preserve">a </w:t>
      </w:r>
      <w:r w:rsidR="007D618F">
        <w:rPr>
          <w:sz w:val="20"/>
          <w:szCs w:val="20"/>
          <w:lang w:eastAsia="zh-CN"/>
        </w:rPr>
        <w:t xml:space="preserve">6.3dB extinction ratio </w:t>
      </w:r>
      <w:r w:rsidR="00FB023E">
        <w:rPr>
          <w:sz w:val="20"/>
          <w:szCs w:val="20"/>
          <w:lang w:eastAsia="zh-CN"/>
        </w:rPr>
        <w:t xml:space="preserve">is obtained </w:t>
      </w:r>
      <w:r w:rsidR="007D618F">
        <w:rPr>
          <w:sz w:val="20"/>
          <w:szCs w:val="20"/>
          <w:lang w:eastAsia="zh-CN"/>
        </w:rPr>
        <w:t xml:space="preserve">using </w:t>
      </w:r>
      <w:r w:rsidR="00F3345F">
        <w:rPr>
          <w:sz w:val="20"/>
          <w:szCs w:val="20"/>
          <w:lang w:eastAsia="zh-CN"/>
        </w:rPr>
        <w:t xml:space="preserve">only </w:t>
      </w:r>
      <w:r w:rsidR="00296A21">
        <w:rPr>
          <w:sz w:val="20"/>
          <w:szCs w:val="20"/>
          <w:lang w:eastAsia="zh-CN"/>
        </w:rPr>
        <w:t xml:space="preserve">a </w:t>
      </w:r>
      <w:r w:rsidR="00F3345F">
        <w:rPr>
          <w:sz w:val="20"/>
          <w:szCs w:val="20"/>
          <w:lang w:eastAsia="zh-CN"/>
        </w:rPr>
        <w:t>50mV peak</w:t>
      </w:r>
      <w:r w:rsidR="00FB023E">
        <w:rPr>
          <w:sz w:val="20"/>
          <w:szCs w:val="20"/>
          <w:lang w:eastAsia="zh-CN"/>
        </w:rPr>
        <w:t>-</w:t>
      </w:r>
      <w:r w:rsidR="00F3345F">
        <w:rPr>
          <w:sz w:val="20"/>
          <w:szCs w:val="20"/>
          <w:lang w:eastAsia="zh-CN"/>
        </w:rPr>
        <w:t>to</w:t>
      </w:r>
      <w:r w:rsidR="00FB023E">
        <w:rPr>
          <w:sz w:val="20"/>
          <w:szCs w:val="20"/>
          <w:lang w:eastAsia="zh-CN"/>
        </w:rPr>
        <w:t>-</w:t>
      </w:r>
      <w:r w:rsidR="00A22A28" w:rsidRPr="00A22A28">
        <w:rPr>
          <w:sz w:val="20"/>
          <w:szCs w:val="20"/>
          <w:lang w:eastAsia="zh-CN"/>
        </w:rPr>
        <w:t xml:space="preserve">peak </w:t>
      </w:r>
      <w:r w:rsidR="0012401F">
        <w:rPr>
          <w:sz w:val="20"/>
          <w:szCs w:val="20"/>
          <w:lang w:eastAsia="zh-CN"/>
        </w:rPr>
        <w:t>driving</w:t>
      </w:r>
      <w:r w:rsidR="00A22A28" w:rsidRPr="00A22A28">
        <w:rPr>
          <w:sz w:val="20"/>
          <w:szCs w:val="20"/>
          <w:lang w:eastAsia="zh-CN"/>
        </w:rPr>
        <w:t xml:space="preserve"> voltage. </w:t>
      </w:r>
      <w:r w:rsidR="009E0B8B" w:rsidRPr="009E0B8B">
        <w:rPr>
          <w:sz w:val="20"/>
          <w:szCs w:val="20"/>
          <w:lang w:eastAsia="zh-CN"/>
        </w:rPr>
        <w:t xml:space="preserve">The band-filling effect provides a novel method for realizing </w:t>
      </w:r>
      <w:r w:rsidR="009E0B8B">
        <w:rPr>
          <w:sz w:val="20"/>
          <w:szCs w:val="20"/>
          <w:lang w:eastAsia="zh-CN"/>
        </w:rPr>
        <w:t>ultra-</w:t>
      </w:r>
      <w:r w:rsidR="009E0B8B" w:rsidRPr="009E0B8B">
        <w:rPr>
          <w:sz w:val="20"/>
          <w:szCs w:val="20"/>
          <w:lang w:eastAsia="zh-CN"/>
        </w:rPr>
        <w:t>low-driving-voltage electroabsorption modulators.</w:t>
      </w:r>
    </w:p>
    <w:p w14:paraId="7DC11CF8" w14:textId="77777777" w:rsidR="00541D5C" w:rsidRPr="00A22A28" w:rsidRDefault="00541D5C" w:rsidP="00541D5C">
      <w:pPr>
        <w:spacing w:line="480" w:lineRule="auto"/>
        <w:ind w:right="684"/>
        <w:rPr>
          <w:i/>
          <w:sz w:val="20"/>
          <w:szCs w:val="20"/>
          <w:lang w:eastAsia="zh-CN"/>
        </w:rPr>
      </w:pPr>
    </w:p>
    <w:p w14:paraId="748140A4" w14:textId="77777777" w:rsidR="00541D5C" w:rsidRPr="00A22A28" w:rsidRDefault="00541D5C" w:rsidP="00541D5C">
      <w:pPr>
        <w:ind w:left="720" w:right="684"/>
        <w:rPr>
          <w:i/>
          <w:sz w:val="20"/>
          <w:szCs w:val="20"/>
        </w:rPr>
        <w:sectPr w:rsidR="00541D5C" w:rsidRPr="00A22A28" w:rsidSect="00FB023E">
          <w:footerReference w:type="even" r:id="rId8"/>
          <w:type w:val="continuous"/>
          <w:pgSz w:w="12240" w:h="15840"/>
          <w:pgMar w:top="806" w:right="1080" w:bottom="1080" w:left="1080" w:header="720" w:footer="720" w:gutter="0"/>
          <w:cols w:space="720"/>
          <w:vAlign w:val="bottom"/>
          <w:docGrid w:linePitch="360"/>
        </w:sectPr>
      </w:pPr>
    </w:p>
    <w:p w14:paraId="1D99B8CF" w14:textId="646D47BB" w:rsidR="00FB023E" w:rsidRPr="00BB4152" w:rsidRDefault="00A03AA8" w:rsidP="00541D5C">
      <w:pPr>
        <w:spacing w:line="480" w:lineRule="auto"/>
        <w:ind w:firstLine="360"/>
        <w:jc w:val="both"/>
        <w:rPr>
          <w:sz w:val="20"/>
          <w:szCs w:val="20"/>
        </w:rPr>
      </w:pPr>
      <w:r>
        <w:rPr>
          <w:sz w:val="20"/>
          <w:szCs w:val="20"/>
        </w:rPr>
        <w:lastRenderedPageBreak/>
        <w:t>Q</w:t>
      </w:r>
      <w:r w:rsidR="006B40EE" w:rsidRPr="00A61C51">
        <w:rPr>
          <w:sz w:val="20"/>
          <w:szCs w:val="20"/>
        </w:rPr>
        <w:t xml:space="preserve">uantum-confined Stark effect (QCSE) based </w:t>
      </w:r>
      <w:r w:rsidR="006B40EE">
        <w:rPr>
          <w:sz w:val="20"/>
          <w:szCs w:val="20"/>
        </w:rPr>
        <w:t>e</w:t>
      </w:r>
      <w:r w:rsidR="006B40EE" w:rsidRPr="00A61C51">
        <w:rPr>
          <w:sz w:val="20"/>
          <w:szCs w:val="20"/>
        </w:rPr>
        <w:t xml:space="preserve">lectroabsorption </w:t>
      </w:r>
      <w:r w:rsidR="0032703E" w:rsidRPr="00A61C51">
        <w:rPr>
          <w:sz w:val="20"/>
          <w:szCs w:val="20"/>
        </w:rPr>
        <w:t>modulator</w:t>
      </w:r>
      <w:r w:rsidR="00296A21">
        <w:rPr>
          <w:sz w:val="20"/>
          <w:szCs w:val="20"/>
        </w:rPr>
        <w:t>s</w:t>
      </w:r>
      <w:r w:rsidR="00133817" w:rsidRPr="00A61C51">
        <w:rPr>
          <w:sz w:val="20"/>
          <w:szCs w:val="20"/>
        </w:rPr>
        <w:t xml:space="preserve"> (EAM)</w:t>
      </w:r>
      <w:r w:rsidR="0032703E" w:rsidRPr="00A61C51">
        <w:rPr>
          <w:sz w:val="20"/>
          <w:szCs w:val="20"/>
        </w:rPr>
        <w:t xml:space="preserve"> </w:t>
      </w:r>
      <w:del w:id="2" w:author="Gunther Roelkens" w:date="2016-01-13T09:30:00Z">
        <w:r w:rsidDel="005B61B0">
          <w:rPr>
            <w:sz w:val="20"/>
            <w:szCs w:val="20"/>
          </w:rPr>
          <w:delText>ha</w:delText>
        </w:r>
        <w:r w:rsidR="00417BD7" w:rsidDel="005B61B0">
          <w:rPr>
            <w:sz w:val="20"/>
            <w:szCs w:val="20"/>
          </w:rPr>
          <w:delText>s</w:delText>
        </w:r>
        <w:r w:rsidDel="005B61B0">
          <w:rPr>
            <w:sz w:val="20"/>
            <w:szCs w:val="20"/>
          </w:rPr>
          <w:delText xml:space="preserve"> </w:delText>
        </w:r>
      </w:del>
      <w:ins w:id="3" w:author="Gunther Roelkens" w:date="2016-01-13T09:30:00Z">
        <w:r w:rsidR="005B61B0">
          <w:rPr>
            <w:sz w:val="20"/>
            <w:szCs w:val="20"/>
          </w:rPr>
          <w:t xml:space="preserve">have </w:t>
        </w:r>
      </w:ins>
      <w:r w:rsidR="0032703E" w:rsidRPr="00A61C51">
        <w:rPr>
          <w:rFonts w:hint="eastAsia"/>
          <w:sz w:val="20"/>
          <w:szCs w:val="20"/>
          <w:lang w:eastAsia="zh-CN"/>
        </w:rPr>
        <w:t>high</w:t>
      </w:r>
      <w:r w:rsidR="0032703E" w:rsidRPr="00A61C51">
        <w:rPr>
          <w:sz w:val="20"/>
          <w:szCs w:val="20"/>
          <w:lang w:eastAsia="zh-CN"/>
        </w:rPr>
        <w:t xml:space="preserve"> speed, low energy consumption</w:t>
      </w:r>
      <w:r w:rsidR="00FB023E">
        <w:rPr>
          <w:sz w:val="20"/>
          <w:szCs w:val="20"/>
          <w:lang w:eastAsia="zh-CN"/>
        </w:rPr>
        <w:t xml:space="preserve">, </w:t>
      </w:r>
      <w:r>
        <w:rPr>
          <w:sz w:val="20"/>
          <w:szCs w:val="20"/>
          <w:lang w:eastAsia="zh-CN"/>
        </w:rPr>
        <w:t xml:space="preserve">relatively </w:t>
      </w:r>
      <w:r w:rsidR="0032703E" w:rsidRPr="00A61C51">
        <w:rPr>
          <w:sz w:val="20"/>
          <w:szCs w:val="20"/>
          <w:lang w:eastAsia="zh-CN"/>
        </w:rPr>
        <w:t>high extinct</w:t>
      </w:r>
      <w:r w:rsidR="00296A21">
        <w:rPr>
          <w:sz w:val="20"/>
          <w:szCs w:val="20"/>
          <w:lang w:eastAsia="zh-CN"/>
        </w:rPr>
        <w:t>ion</w:t>
      </w:r>
      <w:r w:rsidR="0032703E" w:rsidRPr="00A61C51">
        <w:rPr>
          <w:sz w:val="20"/>
          <w:szCs w:val="20"/>
          <w:lang w:eastAsia="zh-CN"/>
        </w:rPr>
        <w:t xml:space="preserve"> ratio </w:t>
      </w:r>
      <w:r w:rsidR="00FB023E">
        <w:rPr>
          <w:sz w:val="20"/>
          <w:szCs w:val="20"/>
          <w:lang w:eastAsia="zh-CN"/>
        </w:rPr>
        <w:t>and</w:t>
      </w:r>
      <w:r w:rsidR="00FB023E" w:rsidRPr="00A61C51">
        <w:rPr>
          <w:sz w:val="20"/>
          <w:szCs w:val="20"/>
          <w:lang w:eastAsia="zh-CN"/>
        </w:rPr>
        <w:t xml:space="preserve"> </w:t>
      </w:r>
      <w:r w:rsidR="0032703E" w:rsidRPr="00A61C51">
        <w:rPr>
          <w:sz w:val="20"/>
          <w:szCs w:val="20"/>
          <w:lang w:eastAsia="zh-CN"/>
        </w:rPr>
        <w:t xml:space="preserve">small </w:t>
      </w:r>
      <w:r>
        <w:rPr>
          <w:sz w:val="20"/>
          <w:szCs w:val="20"/>
          <w:lang w:eastAsia="zh-CN"/>
        </w:rPr>
        <w:t>footprint</w:t>
      </w:r>
      <w:r w:rsidR="0032703E" w:rsidRPr="00A61C51">
        <w:rPr>
          <w:sz w:val="20"/>
          <w:szCs w:val="20"/>
          <w:lang w:eastAsia="zh-CN"/>
        </w:rPr>
        <w:t>.</w:t>
      </w:r>
      <w:r w:rsidR="00353D6B">
        <w:rPr>
          <w:sz w:val="20"/>
          <w:szCs w:val="20"/>
          <w:vertAlign w:val="superscript"/>
          <w:lang w:eastAsia="zh-CN"/>
        </w:rPr>
        <w:t>1,</w:t>
      </w:r>
      <w:r w:rsidR="00E228F2">
        <w:rPr>
          <w:sz w:val="20"/>
          <w:szCs w:val="20"/>
          <w:vertAlign w:val="superscript"/>
          <w:lang w:eastAsia="zh-CN"/>
        </w:rPr>
        <w:t xml:space="preserve"> </w:t>
      </w:r>
      <w:r w:rsidR="00353D6B">
        <w:rPr>
          <w:sz w:val="20"/>
          <w:szCs w:val="20"/>
          <w:vertAlign w:val="superscript"/>
          <w:lang w:eastAsia="zh-CN"/>
        </w:rPr>
        <w:t>2</w:t>
      </w:r>
      <w:r w:rsidR="0032703E" w:rsidRPr="00A61C51">
        <w:rPr>
          <w:sz w:val="20"/>
          <w:szCs w:val="20"/>
          <w:lang w:eastAsia="zh-CN"/>
        </w:rPr>
        <w:t xml:space="preserve"> </w:t>
      </w:r>
      <w:r w:rsidR="00EA713B" w:rsidRPr="00A61C51">
        <w:rPr>
          <w:sz w:val="20"/>
          <w:szCs w:val="20"/>
          <w:lang w:eastAsia="zh-CN"/>
        </w:rPr>
        <w:t xml:space="preserve">These features make </w:t>
      </w:r>
      <w:r w:rsidR="00133817" w:rsidRPr="00A61C51">
        <w:rPr>
          <w:sz w:val="20"/>
          <w:szCs w:val="20"/>
          <w:lang w:eastAsia="zh-CN"/>
        </w:rPr>
        <w:t>EAM</w:t>
      </w:r>
      <w:r w:rsidR="00FB023E">
        <w:rPr>
          <w:sz w:val="20"/>
          <w:szCs w:val="20"/>
          <w:lang w:eastAsia="zh-CN"/>
        </w:rPr>
        <w:t>s</w:t>
      </w:r>
      <w:r w:rsidR="009020BE" w:rsidRPr="00A61C51">
        <w:rPr>
          <w:sz w:val="20"/>
          <w:szCs w:val="20"/>
        </w:rPr>
        <w:t xml:space="preserve"> </w:t>
      </w:r>
      <w:r w:rsidR="00533013">
        <w:rPr>
          <w:sz w:val="20"/>
          <w:szCs w:val="20"/>
        </w:rPr>
        <w:t>widely</w:t>
      </w:r>
      <w:r w:rsidR="009020BE" w:rsidRPr="00A61C51">
        <w:rPr>
          <w:sz w:val="20"/>
          <w:szCs w:val="20"/>
        </w:rPr>
        <w:t xml:space="preserve"> </w:t>
      </w:r>
      <w:r w:rsidR="00EA713B" w:rsidRPr="00A61C51">
        <w:rPr>
          <w:sz w:val="20"/>
          <w:szCs w:val="20"/>
        </w:rPr>
        <w:t xml:space="preserve">used </w:t>
      </w:r>
      <w:r w:rsidR="000D0EBA">
        <w:rPr>
          <w:sz w:val="20"/>
          <w:szCs w:val="20"/>
        </w:rPr>
        <w:t>in</w:t>
      </w:r>
      <w:r w:rsidR="00FB023E">
        <w:rPr>
          <w:sz w:val="20"/>
          <w:szCs w:val="20"/>
        </w:rPr>
        <w:t xml:space="preserve"> optical communication</w:t>
      </w:r>
      <w:r w:rsidR="00D06134">
        <w:rPr>
          <w:sz w:val="20"/>
          <w:szCs w:val="20"/>
        </w:rPr>
        <w:t xml:space="preserve">. </w:t>
      </w:r>
      <w:r w:rsidR="00296A21">
        <w:rPr>
          <w:sz w:val="20"/>
          <w:szCs w:val="20"/>
        </w:rPr>
        <w:t>In addition</w:t>
      </w:r>
      <w:r w:rsidR="00BB1462">
        <w:rPr>
          <w:sz w:val="20"/>
          <w:szCs w:val="20"/>
        </w:rPr>
        <w:t xml:space="preserve">, </w:t>
      </w:r>
      <w:r w:rsidR="00D06134">
        <w:rPr>
          <w:sz w:val="20"/>
          <w:szCs w:val="20"/>
        </w:rPr>
        <w:t>EAM</w:t>
      </w:r>
      <w:r w:rsidR="00296A21">
        <w:rPr>
          <w:sz w:val="20"/>
          <w:szCs w:val="20"/>
        </w:rPr>
        <w:t>s</w:t>
      </w:r>
      <w:r w:rsidR="00D06134">
        <w:rPr>
          <w:sz w:val="20"/>
          <w:szCs w:val="20"/>
        </w:rPr>
        <w:t xml:space="preserve"> can </w:t>
      </w:r>
      <w:r w:rsidR="004A4B2A">
        <w:rPr>
          <w:sz w:val="20"/>
          <w:szCs w:val="20"/>
        </w:rPr>
        <w:t xml:space="preserve">also </w:t>
      </w:r>
      <w:r w:rsidR="00D06134">
        <w:rPr>
          <w:sz w:val="20"/>
          <w:szCs w:val="20"/>
        </w:rPr>
        <w:t>be used as high speed photodetector</w:t>
      </w:r>
      <w:r w:rsidR="00296A21">
        <w:rPr>
          <w:sz w:val="20"/>
          <w:szCs w:val="20"/>
        </w:rPr>
        <w:t>s</w:t>
      </w:r>
      <w:r w:rsidR="00D06134">
        <w:rPr>
          <w:sz w:val="20"/>
          <w:szCs w:val="20"/>
        </w:rPr>
        <w:t>.</w:t>
      </w:r>
      <w:r w:rsidR="00C86ACA">
        <w:rPr>
          <w:sz w:val="20"/>
          <w:szCs w:val="20"/>
          <w:vertAlign w:val="superscript"/>
        </w:rPr>
        <w:t>3</w:t>
      </w:r>
      <w:r w:rsidR="00D06134">
        <w:rPr>
          <w:sz w:val="20"/>
          <w:szCs w:val="20"/>
        </w:rPr>
        <w:t xml:space="preserve"> This dual function property make</w:t>
      </w:r>
      <w:r w:rsidR="000C36E3">
        <w:rPr>
          <w:sz w:val="20"/>
          <w:szCs w:val="20"/>
        </w:rPr>
        <w:t>s</w:t>
      </w:r>
      <w:r w:rsidR="00A32E25">
        <w:rPr>
          <w:sz w:val="20"/>
          <w:szCs w:val="20"/>
        </w:rPr>
        <w:t xml:space="preserve"> EAM</w:t>
      </w:r>
      <w:r w:rsidR="00296A21">
        <w:rPr>
          <w:sz w:val="20"/>
          <w:szCs w:val="20"/>
        </w:rPr>
        <w:t>s</w:t>
      </w:r>
      <w:r w:rsidR="00A32E25">
        <w:rPr>
          <w:sz w:val="20"/>
          <w:szCs w:val="20"/>
        </w:rPr>
        <w:t xml:space="preserve"> advantage</w:t>
      </w:r>
      <w:r w:rsidR="00296A21">
        <w:rPr>
          <w:sz w:val="20"/>
          <w:szCs w:val="20"/>
        </w:rPr>
        <w:t>ous</w:t>
      </w:r>
      <w:r w:rsidR="00A32E25">
        <w:rPr>
          <w:sz w:val="20"/>
          <w:szCs w:val="20"/>
        </w:rPr>
        <w:t xml:space="preserve"> </w:t>
      </w:r>
      <w:r w:rsidR="00D06134">
        <w:rPr>
          <w:sz w:val="20"/>
          <w:szCs w:val="20"/>
        </w:rPr>
        <w:t xml:space="preserve">in </w:t>
      </w:r>
      <w:ins w:id="4" w:author="Gunther Roelkens" w:date="2016-01-13T09:31:00Z">
        <w:r w:rsidR="005B61B0">
          <w:rPr>
            <w:sz w:val="20"/>
            <w:szCs w:val="20"/>
          </w:rPr>
          <w:t xml:space="preserve">e.g. </w:t>
        </w:r>
      </w:ins>
      <w:r w:rsidR="00BB4152">
        <w:rPr>
          <w:sz w:val="20"/>
          <w:szCs w:val="20"/>
        </w:rPr>
        <w:t>on-chip</w:t>
      </w:r>
      <w:r w:rsidR="0042532F">
        <w:rPr>
          <w:sz w:val="20"/>
          <w:szCs w:val="20"/>
        </w:rPr>
        <w:t xml:space="preserve"> optical </w:t>
      </w:r>
      <w:r w:rsidR="0042532F" w:rsidRPr="00BB4152">
        <w:rPr>
          <w:sz w:val="20"/>
          <w:szCs w:val="20"/>
        </w:rPr>
        <w:t>transceiver</w:t>
      </w:r>
      <w:r w:rsidR="00BB4152" w:rsidRPr="00BB4152">
        <w:rPr>
          <w:sz w:val="20"/>
          <w:szCs w:val="20"/>
        </w:rPr>
        <w:t>s</w:t>
      </w:r>
      <w:r w:rsidR="00BB4152" w:rsidRPr="00BB4152">
        <w:rPr>
          <w:sz w:val="20"/>
          <w:szCs w:val="20"/>
          <w:vertAlign w:val="superscript"/>
        </w:rPr>
        <w:t>4</w:t>
      </w:r>
      <w:r w:rsidR="00BB4152">
        <w:rPr>
          <w:sz w:val="20"/>
          <w:szCs w:val="20"/>
        </w:rPr>
        <w:t xml:space="preserve"> </w:t>
      </w:r>
      <w:r w:rsidR="000D0EBA" w:rsidRPr="00BB4152">
        <w:rPr>
          <w:sz w:val="20"/>
          <w:szCs w:val="20"/>
        </w:rPr>
        <w:t>and</w:t>
      </w:r>
      <w:r w:rsidR="000D0EBA">
        <w:rPr>
          <w:sz w:val="20"/>
          <w:szCs w:val="20"/>
        </w:rPr>
        <w:t xml:space="preserve"> </w:t>
      </w:r>
      <w:r w:rsidR="00D06134">
        <w:rPr>
          <w:sz w:val="20"/>
          <w:szCs w:val="20"/>
        </w:rPr>
        <w:t xml:space="preserve">compact </w:t>
      </w:r>
      <w:r w:rsidR="000479BB" w:rsidRPr="000479BB">
        <w:rPr>
          <w:sz w:val="20"/>
          <w:szCs w:val="20"/>
        </w:rPr>
        <w:t>optoelectronic oscillators</w:t>
      </w:r>
      <w:r w:rsidR="000479BB">
        <w:rPr>
          <w:sz w:val="20"/>
          <w:szCs w:val="20"/>
        </w:rPr>
        <w:t xml:space="preserve"> (OEO</w:t>
      </w:r>
      <w:proofErr w:type="gramStart"/>
      <w:r w:rsidR="000479BB">
        <w:rPr>
          <w:sz w:val="20"/>
          <w:szCs w:val="20"/>
        </w:rPr>
        <w:t>)</w:t>
      </w:r>
      <w:r w:rsidR="00BB4152">
        <w:rPr>
          <w:sz w:val="20"/>
          <w:szCs w:val="20"/>
          <w:vertAlign w:val="superscript"/>
        </w:rPr>
        <w:t>5</w:t>
      </w:r>
      <w:proofErr w:type="gramEnd"/>
      <w:r w:rsidR="000D0EBA">
        <w:rPr>
          <w:sz w:val="20"/>
          <w:szCs w:val="20"/>
        </w:rPr>
        <w:t xml:space="preserve">. </w:t>
      </w:r>
      <w:r w:rsidR="001A4484">
        <w:rPr>
          <w:sz w:val="20"/>
          <w:szCs w:val="20"/>
        </w:rPr>
        <w:t>Recently, s</w:t>
      </w:r>
      <w:r w:rsidR="001B0418" w:rsidRPr="00A61C51">
        <w:rPr>
          <w:sz w:val="20"/>
          <w:szCs w:val="20"/>
        </w:rPr>
        <w:t>ilicon photonics integrated with elect</w:t>
      </w:r>
      <w:r w:rsidR="002A51AE">
        <w:rPr>
          <w:sz w:val="20"/>
          <w:szCs w:val="20"/>
        </w:rPr>
        <w:t>ronic device</w:t>
      </w:r>
      <w:r w:rsidR="00296A21">
        <w:rPr>
          <w:sz w:val="20"/>
          <w:szCs w:val="20"/>
        </w:rPr>
        <w:t>s</w:t>
      </w:r>
      <w:r w:rsidR="002A51AE">
        <w:rPr>
          <w:sz w:val="20"/>
          <w:szCs w:val="20"/>
        </w:rPr>
        <w:t xml:space="preserve"> fabricated in </w:t>
      </w:r>
      <w:r w:rsidR="001B0418" w:rsidRPr="00A61C51">
        <w:rPr>
          <w:sz w:val="20"/>
          <w:szCs w:val="20"/>
        </w:rPr>
        <w:t xml:space="preserve">CMOS production lines </w:t>
      </w:r>
      <w:del w:id="5" w:author="Gunther Roelkens" w:date="2016-01-13T09:31:00Z">
        <w:r w:rsidR="001B0418" w:rsidRPr="00A61C51" w:rsidDel="005B61B0">
          <w:rPr>
            <w:sz w:val="20"/>
            <w:szCs w:val="20"/>
          </w:rPr>
          <w:delText xml:space="preserve">have </w:delText>
        </w:r>
      </w:del>
      <w:ins w:id="6" w:author="Gunther Roelkens" w:date="2016-01-13T09:31:00Z">
        <w:r w:rsidR="005B61B0">
          <w:rPr>
            <w:sz w:val="20"/>
            <w:szCs w:val="20"/>
          </w:rPr>
          <w:t>has</w:t>
        </w:r>
        <w:r w:rsidR="005B61B0" w:rsidRPr="00A61C51">
          <w:rPr>
            <w:sz w:val="20"/>
            <w:szCs w:val="20"/>
          </w:rPr>
          <w:t xml:space="preserve"> </w:t>
        </w:r>
      </w:ins>
      <w:r w:rsidR="001B0418" w:rsidRPr="00A61C51">
        <w:rPr>
          <w:sz w:val="20"/>
          <w:szCs w:val="20"/>
        </w:rPr>
        <w:t>become a</w:t>
      </w:r>
      <w:r w:rsidR="000D0EBA">
        <w:rPr>
          <w:sz w:val="20"/>
          <w:szCs w:val="20"/>
        </w:rPr>
        <w:t xml:space="preserve">n enabling </w:t>
      </w:r>
      <w:r w:rsidR="004A4B2A">
        <w:rPr>
          <w:sz w:val="20"/>
          <w:szCs w:val="20"/>
        </w:rPr>
        <w:t xml:space="preserve">technology </w:t>
      </w:r>
      <w:r w:rsidR="000D0EBA">
        <w:rPr>
          <w:sz w:val="20"/>
          <w:szCs w:val="20"/>
        </w:rPr>
        <w:t>for the realization of integrated optical systems</w:t>
      </w:r>
      <w:r w:rsidR="001B0418" w:rsidRPr="00A61C51">
        <w:rPr>
          <w:sz w:val="20"/>
          <w:szCs w:val="20"/>
        </w:rPr>
        <w:t>.</w:t>
      </w:r>
      <w:r w:rsidR="00417BD7">
        <w:rPr>
          <w:sz w:val="20"/>
          <w:szCs w:val="20"/>
          <w:vertAlign w:val="superscript"/>
        </w:rPr>
        <w:t>6</w:t>
      </w:r>
      <w:proofErr w:type="gramStart"/>
      <w:r w:rsidR="00C46719">
        <w:rPr>
          <w:sz w:val="20"/>
          <w:szCs w:val="20"/>
          <w:vertAlign w:val="superscript"/>
        </w:rPr>
        <w:t>,</w:t>
      </w:r>
      <w:r w:rsidR="00417BD7">
        <w:rPr>
          <w:sz w:val="20"/>
          <w:szCs w:val="20"/>
          <w:vertAlign w:val="superscript"/>
        </w:rPr>
        <w:t>7</w:t>
      </w:r>
      <w:proofErr w:type="gramEnd"/>
      <w:r w:rsidR="0038782C" w:rsidRPr="00A61C51">
        <w:rPr>
          <w:sz w:val="20"/>
          <w:szCs w:val="20"/>
        </w:rPr>
        <w:t xml:space="preserve"> High speed</w:t>
      </w:r>
      <w:r w:rsidR="00EA713B" w:rsidRPr="00A61C51">
        <w:rPr>
          <w:sz w:val="20"/>
          <w:szCs w:val="20"/>
        </w:rPr>
        <w:t xml:space="preserve"> </w:t>
      </w:r>
      <w:proofErr w:type="spellStart"/>
      <w:r w:rsidR="00FB023E">
        <w:rPr>
          <w:sz w:val="20"/>
          <w:szCs w:val="20"/>
        </w:rPr>
        <w:t>InP</w:t>
      </w:r>
      <w:proofErr w:type="spellEnd"/>
      <w:r w:rsidR="00FB023E">
        <w:rPr>
          <w:sz w:val="20"/>
          <w:szCs w:val="20"/>
        </w:rPr>
        <w:t xml:space="preserve">-based </w:t>
      </w:r>
      <w:r w:rsidR="001E6D1B" w:rsidRPr="00A61C51">
        <w:rPr>
          <w:sz w:val="20"/>
          <w:szCs w:val="20"/>
        </w:rPr>
        <w:t>EAM</w:t>
      </w:r>
      <w:r w:rsidR="00FB023E">
        <w:rPr>
          <w:sz w:val="20"/>
          <w:szCs w:val="20"/>
        </w:rPr>
        <w:t>s</w:t>
      </w:r>
      <w:r w:rsidR="001E6D1B" w:rsidRPr="00A61C51">
        <w:rPr>
          <w:sz w:val="20"/>
          <w:szCs w:val="20"/>
        </w:rPr>
        <w:t xml:space="preserve"> </w:t>
      </w:r>
      <w:r w:rsidR="00FB023E">
        <w:rPr>
          <w:sz w:val="20"/>
          <w:szCs w:val="20"/>
        </w:rPr>
        <w:t>have</w:t>
      </w:r>
      <w:r w:rsidR="00FB023E" w:rsidRPr="00A61C51">
        <w:rPr>
          <w:sz w:val="20"/>
          <w:szCs w:val="20"/>
        </w:rPr>
        <w:t xml:space="preserve"> </w:t>
      </w:r>
      <w:r w:rsidR="0038782C" w:rsidRPr="00A61C51">
        <w:rPr>
          <w:sz w:val="20"/>
          <w:szCs w:val="20"/>
        </w:rPr>
        <w:t>al</w:t>
      </w:r>
      <w:r w:rsidR="001E6D1B" w:rsidRPr="00A61C51">
        <w:rPr>
          <w:sz w:val="20"/>
          <w:szCs w:val="20"/>
        </w:rPr>
        <w:t xml:space="preserve">so </w:t>
      </w:r>
      <w:r w:rsidR="0038782C" w:rsidRPr="00A61C51">
        <w:rPr>
          <w:sz w:val="20"/>
          <w:szCs w:val="20"/>
        </w:rPr>
        <w:t xml:space="preserve">been </w:t>
      </w:r>
      <w:r w:rsidR="001E6D1B" w:rsidRPr="00A61C51">
        <w:rPr>
          <w:sz w:val="20"/>
          <w:szCs w:val="20"/>
        </w:rPr>
        <w:t>successfully</w:t>
      </w:r>
      <w:r w:rsidR="0038782C" w:rsidRPr="00A61C51">
        <w:rPr>
          <w:sz w:val="20"/>
          <w:szCs w:val="20"/>
        </w:rPr>
        <w:t xml:space="preserve"> </w:t>
      </w:r>
      <w:r w:rsidR="00FB023E">
        <w:rPr>
          <w:sz w:val="20"/>
          <w:szCs w:val="20"/>
        </w:rPr>
        <w:t>implemented</w:t>
      </w:r>
      <w:r w:rsidR="00FB023E" w:rsidRPr="00A61C51">
        <w:rPr>
          <w:sz w:val="20"/>
          <w:szCs w:val="20"/>
        </w:rPr>
        <w:t xml:space="preserve"> </w:t>
      </w:r>
      <w:r w:rsidR="0038782C" w:rsidRPr="00A61C51">
        <w:rPr>
          <w:sz w:val="20"/>
          <w:szCs w:val="20"/>
        </w:rPr>
        <w:t xml:space="preserve">in </w:t>
      </w:r>
      <w:r w:rsidR="001E6D1B" w:rsidRPr="00A61C51">
        <w:rPr>
          <w:sz w:val="20"/>
          <w:szCs w:val="20"/>
        </w:rPr>
        <w:t>silicon photonic circuits</w:t>
      </w:r>
      <w:r w:rsidR="0038782C" w:rsidRPr="00A61C51">
        <w:rPr>
          <w:sz w:val="20"/>
          <w:szCs w:val="20"/>
        </w:rPr>
        <w:t xml:space="preserve"> </w:t>
      </w:r>
      <w:r w:rsidR="001E6D1B" w:rsidRPr="00A61C51">
        <w:rPr>
          <w:sz w:val="20"/>
          <w:szCs w:val="20"/>
        </w:rPr>
        <w:t>though hybrid bonding technology.</w:t>
      </w:r>
      <w:r w:rsidR="0002006C">
        <w:rPr>
          <w:sz w:val="20"/>
          <w:szCs w:val="20"/>
          <w:vertAlign w:val="superscript"/>
        </w:rPr>
        <w:t>1</w:t>
      </w:r>
      <w:r w:rsidR="00D80581">
        <w:rPr>
          <w:sz w:val="20"/>
          <w:szCs w:val="20"/>
          <w:vertAlign w:val="superscript"/>
        </w:rPr>
        <w:t>,</w:t>
      </w:r>
      <w:r w:rsidR="0002006C">
        <w:rPr>
          <w:sz w:val="20"/>
          <w:szCs w:val="20"/>
          <w:vertAlign w:val="superscript"/>
        </w:rPr>
        <w:t xml:space="preserve"> </w:t>
      </w:r>
      <w:r w:rsidR="00417BD7">
        <w:rPr>
          <w:sz w:val="20"/>
          <w:szCs w:val="20"/>
          <w:vertAlign w:val="superscript"/>
        </w:rPr>
        <w:t>4, 8</w:t>
      </w:r>
      <w:r w:rsidR="0002006C">
        <w:rPr>
          <w:sz w:val="20"/>
          <w:szCs w:val="20"/>
          <w:vertAlign w:val="superscript"/>
        </w:rPr>
        <w:t>,</w:t>
      </w:r>
      <w:r w:rsidR="00D80581">
        <w:rPr>
          <w:sz w:val="20"/>
          <w:szCs w:val="20"/>
          <w:vertAlign w:val="superscript"/>
        </w:rPr>
        <w:t xml:space="preserve"> </w:t>
      </w:r>
      <w:r w:rsidR="00417BD7">
        <w:rPr>
          <w:sz w:val="20"/>
          <w:szCs w:val="20"/>
          <w:vertAlign w:val="superscript"/>
        </w:rPr>
        <w:t>9</w:t>
      </w:r>
      <w:r w:rsidR="00051A61">
        <w:rPr>
          <w:sz w:val="20"/>
          <w:szCs w:val="20"/>
        </w:rPr>
        <w:t xml:space="preserve"> </w:t>
      </w:r>
      <w:r w:rsidR="001A4484">
        <w:rPr>
          <w:sz w:val="20"/>
          <w:szCs w:val="20"/>
        </w:rPr>
        <w:t xml:space="preserve">However, an EAM </w:t>
      </w:r>
      <w:r w:rsidR="00EA713B" w:rsidRPr="00A61C51">
        <w:rPr>
          <w:sz w:val="20"/>
          <w:szCs w:val="20"/>
        </w:rPr>
        <w:t xml:space="preserve">directly driven </w:t>
      </w:r>
      <w:r w:rsidR="006E7134" w:rsidRPr="00A61C51">
        <w:rPr>
          <w:sz w:val="20"/>
          <w:szCs w:val="20"/>
        </w:rPr>
        <w:t xml:space="preserve">by </w:t>
      </w:r>
      <w:r w:rsidR="00FB023E">
        <w:rPr>
          <w:sz w:val="20"/>
          <w:szCs w:val="20"/>
        </w:rPr>
        <w:t xml:space="preserve">the </w:t>
      </w:r>
      <w:r w:rsidR="002D4A6C" w:rsidRPr="00A61C51">
        <w:rPr>
          <w:sz w:val="20"/>
          <w:szCs w:val="20"/>
        </w:rPr>
        <w:t>low voltage</w:t>
      </w:r>
      <w:r w:rsidR="00FB023E">
        <w:rPr>
          <w:sz w:val="20"/>
          <w:szCs w:val="20"/>
        </w:rPr>
        <w:t xml:space="preserve"> </w:t>
      </w:r>
      <w:ins w:id="7" w:author="Gunther Roelkens" w:date="2016-01-13T09:32:00Z">
        <w:r w:rsidR="005B61B0">
          <w:rPr>
            <w:sz w:val="20"/>
            <w:szCs w:val="20"/>
          </w:rPr>
          <w:t xml:space="preserve">swing </w:t>
        </w:r>
      </w:ins>
      <w:r w:rsidR="00FB023E">
        <w:rPr>
          <w:sz w:val="20"/>
          <w:szCs w:val="20"/>
        </w:rPr>
        <w:t>signal</w:t>
      </w:r>
      <w:r w:rsidR="002D4A6C" w:rsidRPr="00A61C51">
        <w:rPr>
          <w:sz w:val="20"/>
          <w:szCs w:val="20"/>
        </w:rPr>
        <w:t xml:space="preserve"> </w:t>
      </w:r>
      <w:r w:rsidR="00323F34" w:rsidRPr="00A61C51">
        <w:rPr>
          <w:sz w:val="20"/>
          <w:szCs w:val="20"/>
        </w:rPr>
        <w:t>from</w:t>
      </w:r>
      <w:r w:rsidR="00DC7567" w:rsidRPr="00A61C51">
        <w:rPr>
          <w:sz w:val="20"/>
          <w:szCs w:val="20"/>
        </w:rPr>
        <w:t xml:space="preserve"> </w:t>
      </w:r>
      <w:r w:rsidR="00296A21">
        <w:rPr>
          <w:sz w:val="20"/>
          <w:szCs w:val="20"/>
        </w:rPr>
        <w:t>a</w:t>
      </w:r>
      <w:ins w:id="8" w:author="Gunther Roelkens" w:date="2016-01-13T09:32:00Z">
        <w:r w:rsidR="005B61B0">
          <w:rPr>
            <w:sz w:val="20"/>
            <w:szCs w:val="20"/>
          </w:rPr>
          <w:t>n advanced</w:t>
        </w:r>
      </w:ins>
      <w:r w:rsidR="00296A21">
        <w:rPr>
          <w:sz w:val="20"/>
          <w:szCs w:val="20"/>
        </w:rPr>
        <w:t xml:space="preserve"> </w:t>
      </w:r>
      <w:r w:rsidR="00EA713B" w:rsidRPr="00A61C51">
        <w:rPr>
          <w:sz w:val="20"/>
          <w:szCs w:val="20"/>
        </w:rPr>
        <w:t>digital</w:t>
      </w:r>
      <w:r w:rsidR="00C220E2" w:rsidRPr="00A61C51">
        <w:rPr>
          <w:sz w:val="20"/>
          <w:szCs w:val="20"/>
        </w:rPr>
        <w:t xml:space="preserve"> logical</w:t>
      </w:r>
      <w:r w:rsidR="00EA713B" w:rsidRPr="00A61C51">
        <w:rPr>
          <w:sz w:val="20"/>
          <w:szCs w:val="20"/>
        </w:rPr>
        <w:t xml:space="preserve"> CMOS driver</w:t>
      </w:r>
      <w:r w:rsidR="001A4484">
        <w:rPr>
          <w:sz w:val="20"/>
          <w:szCs w:val="20"/>
        </w:rPr>
        <w:t xml:space="preserve"> is </w:t>
      </w:r>
      <w:r w:rsidR="00787B87">
        <w:rPr>
          <w:sz w:val="20"/>
          <w:szCs w:val="20"/>
        </w:rPr>
        <w:t>s</w:t>
      </w:r>
      <w:r w:rsidR="001A4484">
        <w:rPr>
          <w:sz w:val="20"/>
          <w:szCs w:val="20"/>
        </w:rPr>
        <w:t>till missing.</w:t>
      </w:r>
      <w:r w:rsidR="00051A61">
        <w:rPr>
          <w:sz w:val="20"/>
          <w:szCs w:val="20"/>
        </w:rPr>
        <w:t xml:space="preserve"> </w:t>
      </w:r>
      <w:r w:rsidR="007F4743" w:rsidRPr="00A61C51">
        <w:rPr>
          <w:sz w:val="20"/>
          <w:szCs w:val="20"/>
        </w:rPr>
        <w:t xml:space="preserve">Recently, </w:t>
      </w:r>
      <w:r w:rsidR="00296A21">
        <w:rPr>
          <w:sz w:val="20"/>
          <w:szCs w:val="20"/>
        </w:rPr>
        <w:t xml:space="preserve">a </w:t>
      </w:r>
      <w:r w:rsidR="007F4743" w:rsidRPr="00A61C51">
        <w:rPr>
          <w:sz w:val="20"/>
          <w:szCs w:val="20"/>
        </w:rPr>
        <w:t>sub</w:t>
      </w:r>
      <w:r w:rsidR="000D0EBA">
        <w:rPr>
          <w:sz w:val="20"/>
          <w:szCs w:val="20"/>
        </w:rPr>
        <w:t>-</w:t>
      </w:r>
      <w:r w:rsidR="007F4743" w:rsidRPr="00A61C51">
        <w:rPr>
          <w:sz w:val="20"/>
          <w:szCs w:val="20"/>
        </w:rPr>
        <w:t>100</w:t>
      </w:r>
      <w:r w:rsidR="007303E8">
        <w:rPr>
          <w:sz w:val="20"/>
          <w:szCs w:val="20"/>
        </w:rPr>
        <w:t xml:space="preserve"> </w:t>
      </w:r>
      <w:r w:rsidR="007F4743" w:rsidRPr="00A61C51">
        <w:rPr>
          <w:sz w:val="20"/>
          <w:szCs w:val="20"/>
        </w:rPr>
        <w:t>mV</w:t>
      </w:r>
      <w:r w:rsidR="00893622" w:rsidRPr="00A61C51">
        <w:rPr>
          <w:sz w:val="20"/>
          <w:szCs w:val="20"/>
        </w:rPr>
        <w:t xml:space="preserve"> </w:t>
      </w:r>
      <w:r w:rsidR="00463AD6">
        <w:rPr>
          <w:sz w:val="20"/>
          <w:szCs w:val="20"/>
        </w:rPr>
        <w:t xml:space="preserve">driving </w:t>
      </w:r>
      <w:r w:rsidR="00893622" w:rsidRPr="00A61C51">
        <w:rPr>
          <w:sz w:val="20"/>
          <w:szCs w:val="20"/>
        </w:rPr>
        <w:t xml:space="preserve">voltage silicon modulator based on </w:t>
      </w:r>
      <w:r w:rsidR="00FB023E">
        <w:rPr>
          <w:sz w:val="20"/>
          <w:szCs w:val="20"/>
        </w:rPr>
        <w:t xml:space="preserve">the </w:t>
      </w:r>
      <w:r w:rsidR="00323F34" w:rsidRPr="00A61C51">
        <w:rPr>
          <w:sz w:val="20"/>
          <w:szCs w:val="20"/>
        </w:rPr>
        <w:t>tuning</w:t>
      </w:r>
      <w:r w:rsidR="00893622" w:rsidRPr="00A61C51">
        <w:rPr>
          <w:sz w:val="20"/>
          <w:szCs w:val="20"/>
        </w:rPr>
        <w:t xml:space="preserve"> </w:t>
      </w:r>
      <w:r w:rsidR="00FB023E">
        <w:rPr>
          <w:sz w:val="20"/>
          <w:szCs w:val="20"/>
        </w:rPr>
        <w:t xml:space="preserve">of the </w:t>
      </w:r>
      <w:r w:rsidR="00893622" w:rsidRPr="00A61C51">
        <w:rPr>
          <w:sz w:val="20"/>
          <w:szCs w:val="20"/>
        </w:rPr>
        <w:t xml:space="preserve">resonant wavelength in </w:t>
      </w:r>
      <w:r w:rsidR="00296A21">
        <w:rPr>
          <w:sz w:val="20"/>
          <w:szCs w:val="20"/>
        </w:rPr>
        <w:t>a</w:t>
      </w:r>
      <w:r w:rsidR="00BB4152">
        <w:rPr>
          <w:sz w:val="20"/>
          <w:szCs w:val="20"/>
        </w:rPr>
        <w:t xml:space="preserve"> </w:t>
      </w:r>
      <w:r w:rsidR="00BB4152" w:rsidRPr="00A61C51">
        <w:rPr>
          <w:sz w:val="20"/>
          <w:szCs w:val="20"/>
        </w:rPr>
        <w:t xml:space="preserve">high Q microring resonator </w:t>
      </w:r>
      <w:r w:rsidR="00BB4152">
        <w:rPr>
          <w:sz w:val="20"/>
          <w:szCs w:val="20"/>
        </w:rPr>
        <w:t>and</w:t>
      </w:r>
      <w:r w:rsidR="00BB4152" w:rsidRPr="00A61C51">
        <w:rPr>
          <w:sz w:val="20"/>
          <w:szCs w:val="20"/>
        </w:rPr>
        <w:t xml:space="preserve"> photonic crystal cavity </w:t>
      </w:r>
      <w:r w:rsidR="00BB4152">
        <w:rPr>
          <w:sz w:val="20"/>
          <w:szCs w:val="20"/>
        </w:rPr>
        <w:t>has</w:t>
      </w:r>
      <w:r w:rsidR="00BB4152" w:rsidRPr="00A61C51">
        <w:rPr>
          <w:sz w:val="20"/>
          <w:szCs w:val="20"/>
        </w:rPr>
        <w:t xml:space="preserve"> been demonstrated.</w:t>
      </w:r>
      <w:r w:rsidR="00417BD7">
        <w:rPr>
          <w:sz w:val="20"/>
          <w:szCs w:val="20"/>
          <w:vertAlign w:val="superscript"/>
        </w:rPr>
        <w:t>10</w:t>
      </w:r>
      <w:r w:rsidR="00BB4152">
        <w:rPr>
          <w:sz w:val="20"/>
          <w:szCs w:val="20"/>
          <w:vertAlign w:val="superscript"/>
        </w:rPr>
        <w:t>, 1</w:t>
      </w:r>
      <w:r w:rsidR="00417BD7">
        <w:rPr>
          <w:sz w:val="20"/>
          <w:szCs w:val="20"/>
          <w:vertAlign w:val="superscript"/>
        </w:rPr>
        <w:t>1</w:t>
      </w:r>
      <w:r w:rsidR="00BB4152" w:rsidRPr="00BB4152">
        <w:rPr>
          <w:sz w:val="20"/>
          <w:szCs w:val="20"/>
        </w:rPr>
        <w:t xml:space="preserve"> </w:t>
      </w:r>
      <w:r w:rsidR="00BB4152" w:rsidRPr="00A61C51">
        <w:rPr>
          <w:sz w:val="20"/>
          <w:szCs w:val="20"/>
        </w:rPr>
        <w:t xml:space="preserve">However, </w:t>
      </w:r>
      <w:r w:rsidR="00BB4152">
        <w:rPr>
          <w:sz w:val="20"/>
          <w:szCs w:val="20"/>
        </w:rPr>
        <w:t>those</w:t>
      </w:r>
    </w:p>
    <w:p w14:paraId="2D539FF6" w14:textId="77777777" w:rsidR="00873CD1" w:rsidRPr="00015DA0" w:rsidRDefault="00296A21" w:rsidP="00BB4152">
      <w:pPr>
        <w:spacing w:line="480" w:lineRule="auto"/>
        <w:jc w:val="both"/>
        <w:rPr>
          <w:i/>
          <w:sz w:val="20"/>
          <w:szCs w:val="20"/>
        </w:rPr>
      </w:pPr>
      <w:r>
        <w:rPr>
          <w:sz w:val="20"/>
          <w:szCs w:val="20"/>
        </w:rPr>
        <w:t xml:space="preserve"> </w:t>
      </w:r>
      <w:r w:rsidR="00873CD1" w:rsidRPr="00A22A28">
        <w:rPr>
          <w:i/>
          <w:sz w:val="20"/>
          <w:szCs w:val="20"/>
        </w:rPr>
        <w:t>_____________________________</w:t>
      </w:r>
    </w:p>
    <w:p w14:paraId="7C2C7422" w14:textId="77777777" w:rsidR="00873CD1" w:rsidRPr="00A22A28" w:rsidRDefault="00873CD1" w:rsidP="00873CD1">
      <w:pPr>
        <w:pStyle w:val="NormalWeb"/>
        <w:shd w:val="clear" w:color="auto" w:fill="FFFFFF"/>
        <w:tabs>
          <w:tab w:val="left" w:pos="180"/>
        </w:tabs>
        <w:spacing w:before="0" w:beforeAutospacing="0" w:after="120" w:afterAutospacing="0"/>
        <w:jc w:val="both"/>
        <w:rPr>
          <w:bCs/>
          <w:i/>
          <w:sz w:val="16"/>
          <w:szCs w:val="16"/>
          <w:lang w:eastAsia="zh-CN"/>
        </w:rPr>
      </w:pPr>
      <w:r w:rsidRPr="00A22A28">
        <w:rPr>
          <w:rStyle w:val="Strong"/>
          <w:rFonts w:hint="eastAsia"/>
          <w:b w:val="0"/>
          <w:i/>
          <w:sz w:val="16"/>
          <w:szCs w:val="16"/>
          <w:vertAlign w:val="superscript"/>
          <w:lang w:eastAsia="zh-CN"/>
        </w:rPr>
        <w:lastRenderedPageBreak/>
        <w:t>a)</w:t>
      </w:r>
      <w:r w:rsidRPr="00A22A28">
        <w:rPr>
          <w:rStyle w:val="Strong"/>
          <w:rFonts w:hint="eastAsia"/>
          <w:b w:val="0"/>
          <w:i/>
          <w:sz w:val="16"/>
          <w:szCs w:val="16"/>
          <w:lang w:eastAsia="zh-CN"/>
        </w:rPr>
        <w:t xml:space="preserve">  </w:t>
      </w:r>
      <w:r w:rsidRPr="00A22A28">
        <w:rPr>
          <w:rStyle w:val="Strong"/>
          <w:b w:val="0"/>
          <w:i/>
          <w:sz w:val="16"/>
          <w:szCs w:val="16"/>
        </w:rPr>
        <w:t>Author to whom correspondence should be addressed.  Electronic mail:  sailing@kth.se.</w:t>
      </w:r>
    </w:p>
    <w:p w14:paraId="50703F67" w14:textId="77777777" w:rsidR="002A51AE" w:rsidRPr="00873CD1" w:rsidRDefault="00BB4152" w:rsidP="00873CD1">
      <w:pPr>
        <w:spacing w:line="480" w:lineRule="auto"/>
        <w:jc w:val="both"/>
        <w:rPr>
          <w:sz w:val="20"/>
          <w:szCs w:val="20"/>
        </w:rPr>
      </w:pPr>
      <w:proofErr w:type="gramStart"/>
      <w:r w:rsidRPr="00BB4152">
        <w:rPr>
          <w:sz w:val="20"/>
          <w:szCs w:val="20"/>
        </w:rPr>
        <w:t>devices</w:t>
      </w:r>
      <w:proofErr w:type="gramEnd"/>
      <w:r w:rsidRPr="00BB4152">
        <w:rPr>
          <w:sz w:val="20"/>
          <w:szCs w:val="20"/>
        </w:rPr>
        <w:t xml:space="preserve"> are very are </w:t>
      </w:r>
      <w:r w:rsidR="00893622" w:rsidRPr="00A61C51">
        <w:rPr>
          <w:sz w:val="20"/>
          <w:szCs w:val="20"/>
        </w:rPr>
        <w:t>sensitive to fabrication imperfect</w:t>
      </w:r>
      <w:r w:rsidR="00296A21">
        <w:rPr>
          <w:sz w:val="20"/>
          <w:szCs w:val="20"/>
        </w:rPr>
        <w:t>ions</w:t>
      </w:r>
      <w:r w:rsidR="00D5079A">
        <w:rPr>
          <w:sz w:val="20"/>
          <w:szCs w:val="20"/>
        </w:rPr>
        <w:t xml:space="preserve"> and cannot be used </w:t>
      </w:r>
      <w:r w:rsidR="00273E61">
        <w:rPr>
          <w:sz w:val="20"/>
          <w:szCs w:val="20"/>
        </w:rPr>
        <w:t xml:space="preserve">as </w:t>
      </w:r>
      <w:r w:rsidR="00D5079A">
        <w:rPr>
          <w:sz w:val="20"/>
          <w:szCs w:val="20"/>
        </w:rPr>
        <w:t>photodetector</w:t>
      </w:r>
      <w:r w:rsidR="00273E61">
        <w:rPr>
          <w:sz w:val="20"/>
          <w:szCs w:val="20"/>
        </w:rPr>
        <w:t>s</w:t>
      </w:r>
      <w:r w:rsidR="00893622" w:rsidRPr="00A61C51">
        <w:rPr>
          <w:sz w:val="20"/>
          <w:szCs w:val="20"/>
        </w:rPr>
        <w:t>.</w:t>
      </w:r>
      <w:r w:rsidR="001B0418" w:rsidRPr="00A61C51">
        <w:rPr>
          <w:sz w:val="20"/>
          <w:szCs w:val="20"/>
        </w:rPr>
        <w:t xml:space="preserve"> </w:t>
      </w:r>
      <w:r w:rsidR="00893622" w:rsidRPr="00A61C51">
        <w:rPr>
          <w:sz w:val="20"/>
          <w:szCs w:val="20"/>
        </w:rPr>
        <w:t>For EAM</w:t>
      </w:r>
      <w:r w:rsidR="00296A21">
        <w:rPr>
          <w:sz w:val="20"/>
          <w:szCs w:val="20"/>
        </w:rPr>
        <w:t>s</w:t>
      </w:r>
      <w:ins w:id="9" w:author="Gunther Roelkens" w:date="2016-01-13T09:33:00Z">
        <w:r w:rsidR="005B61B0">
          <w:rPr>
            <w:sz w:val="20"/>
            <w:szCs w:val="20"/>
          </w:rPr>
          <w:t xml:space="preserve"> based on QCSE</w:t>
        </w:r>
      </w:ins>
      <w:r w:rsidR="007F4743" w:rsidRPr="00A61C51">
        <w:rPr>
          <w:sz w:val="20"/>
          <w:szCs w:val="20"/>
        </w:rPr>
        <w:t xml:space="preserve">, it is </w:t>
      </w:r>
      <w:r w:rsidR="009020BE" w:rsidRPr="00A61C51">
        <w:rPr>
          <w:sz w:val="20"/>
          <w:szCs w:val="20"/>
        </w:rPr>
        <w:t xml:space="preserve">challenging to reduce the </w:t>
      </w:r>
      <w:r w:rsidR="008E5B7A">
        <w:rPr>
          <w:sz w:val="20"/>
          <w:szCs w:val="20"/>
        </w:rPr>
        <w:t xml:space="preserve">driving </w:t>
      </w:r>
      <w:r w:rsidR="009020BE" w:rsidRPr="00A61C51">
        <w:rPr>
          <w:sz w:val="20"/>
          <w:szCs w:val="20"/>
        </w:rPr>
        <w:t xml:space="preserve">voltage without </w:t>
      </w:r>
      <w:r w:rsidR="00296A21">
        <w:rPr>
          <w:sz w:val="20"/>
          <w:szCs w:val="20"/>
        </w:rPr>
        <w:t xml:space="preserve">an </w:t>
      </w:r>
      <w:r w:rsidR="009020BE" w:rsidRPr="00A61C51">
        <w:rPr>
          <w:sz w:val="20"/>
          <w:szCs w:val="20"/>
        </w:rPr>
        <w:t xml:space="preserve">increase </w:t>
      </w:r>
      <w:r w:rsidR="00296A21">
        <w:rPr>
          <w:sz w:val="20"/>
          <w:szCs w:val="20"/>
        </w:rPr>
        <w:t xml:space="preserve">in </w:t>
      </w:r>
      <w:r w:rsidR="009020BE" w:rsidRPr="00A61C51">
        <w:rPr>
          <w:sz w:val="20"/>
          <w:szCs w:val="20"/>
        </w:rPr>
        <w:t xml:space="preserve">the modulator </w:t>
      </w:r>
      <w:r w:rsidR="00E41BD8" w:rsidRPr="00A61C51">
        <w:rPr>
          <w:sz w:val="20"/>
          <w:szCs w:val="20"/>
        </w:rPr>
        <w:t>size</w:t>
      </w:r>
      <w:r w:rsidR="009020BE" w:rsidRPr="00A61C51">
        <w:rPr>
          <w:sz w:val="20"/>
          <w:szCs w:val="20"/>
        </w:rPr>
        <w:t xml:space="preserve"> </w:t>
      </w:r>
      <w:r w:rsidR="00E41BD8" w:rsidRPr="00A61C51">
        <w:rPr>
          <w:sz w:val="20"/>
          <w:szCs w:val="20"/>
        </w:rPr>
        <w:t>and</w:t>
      </w:r>
      <w:r w:rsidR="009020BE" w:rsidRPr="00A61C51">
        <w:rPr>
          <w:sz w:val="20"/>
          <w:szCs w:val="20"/>
        </w:rPr>
        <w:t xml:space="preserve"> insertion loss.</w:t>
      </w:r>
      <w:r w:rsidR="007F4743" w:rsidRPr="00A61C51">
        <w:rPr>
          <w:sz w:val="20"/>
          <w:szCs w:val="20"/>
        </w:rPr>
        <w:t xml:space="preserve"> Even </w:t>
      </w:r>
      <w:r w:rsidR="00296A21">
        <w:rPr>
          <w:sz w:val="20"/>
          <w:szCs w:val="20"/>
        </w:rPr>
        <w:t>when</w:t>
      </w:r>
      <w:r w:rsidR="00296A21" w:rsidRPr="00A61C51">
        <w:rPr>
          <w:sz w:val="20"/>
          <w:szCs w:val="20"/>
        </w:rPr>
        <w:t xml:space="preserve"> </w:t>
      </w:r>
      <w:r w:rsidR="007F4743" w:rsidRPr="00A61C51">
        <w:rPr>
          <w:sz w:val="20"/>
          <w:szCs w:val="20"/>
        </w:rPr>
        <w:t xml:space="preserve">using </w:t>
      </w:r>
      <w:r w:rsidR="00296A21">
        <w:rPr>
          <w:sz w:val="20"/>
          <w:szCs w:val="20"/>
        </w:rPr>
        <w:t xml:space="preserve">a </w:t>
      </w:r>
      <w:r w:rsidR="007F4743" w:rsidRPr="00A61C51">
        <w:rPr>
          <w:sz w:val="20"/>
          <w:szCs w:val="20"/>
        </w:rPr>
        <w:t xml:space="preserve">complex slow-light Bragg </w:t>
      </w:r>
      <w:del w:id="10" w:author="Gunther Roelkens" w:date="2016-01-13T09:33:00Z">
        <w:r w:rsidR="007F4743" w:rsidRPr="00A61C51" w:rsidDel="005B61B0">
          <w:rPr>
            <w:sz w:val="20"/>
            <w:szCs w:val="20"/>
          </w:rPr>
          <w:delText xml:space="preserve">reflector </w:delText>
        </w:r>
      </w:del>
      <w:r w:rsidR="007F4743" w:rsidRPr="00A61C51">
        <w:rPr>
          <w:sz w:val="20"/>
          <w:szCs w:val="20"/>
        </w:rPr>
        <w:t xml:space="preserve">waveguide to enhance light-matter interaction, it is still hard to reduce the </w:t>
      </w:r>
      <w:r w:rsidR="000529E7">
        <w:rPr>
          <w:sz w:val="20"/>
          <w:szCs w:val="20"/>
        </w:rPr>
        <w:t xml:space="preserve">driving </w:t>
      </w:r>
      <w:r w:rsidR="007F4743" w:rsidRPr="00A61C51">
        <w:rPr>
          <w:sz w:val="20"/>
          <w:szCs w:val="20"/>
        </w:rPr>
        <w:t>voltage below 100</w:t>
      </w:r>
      <w:r w:rsidR="0002006C">
        <w:rPr>
          <w:sz w:val="20"/>
          <w:szCs w:val="20"/>
        </w:rPr>
        <w:t xml:space="preserve"> </w:t>
      </w:r>
      <w:r w:rsidR="007F4743" w:rsidRPr="00A61C51">
        <w:rPr>
          <w:sz w:val="20"/>
          <w:szCs w:val="20"/>
        </w:rPr>
        <w:t>mV</w:t>
      </w:r>
      <w:r w:rsidR="000423F1">
        <w:rPr>
          <w:sz w:val="20"/>
          <w:szCs w:val="20"/>
        </w:rPr>
        <w:t xml:space="preserve"> and integrate with silicon photonics</w:t>
      </w:r>
      <w:r w:rsidR="007F4743" w:rsidRPr="00A61C51">
        <w:rPr>
          <w:sz w:val="20"/>
          <w:szCs w:val="20"/>
        </w:rPr>
        <w:t>.</w:t>
      </w:r>
      <w:r w:rsidR="00417BD7">
        <w:rPr>
          <w:sz w:val="20"/>
          <w:szCs w:val="20"/>
          <w:vertAlign w:val="superscript"/>
        </w:rPr>
        <w:t>12</w:t>
      </w:r>
      <w:r w:rsidR="007F4743" w:rsidRPr="00A61C51">
        <w:rPr>
          <w:sz w:val="20"/>
          <w:szCs w:val="20"/>
        </w:rPr>
        <w:t xml:space="preserve"> </w:t>
      </w:r>
      <w:r w:rsidR="001E6D1B" w:rsidRPr="00A61C51">
        <w:rPr>
          <w:sz w:val="20"/>
          <w:szCs w:val="20"/>
        </w:rPr>
        <w:t>Therefore, it is desir</w:t>
      </w:r>
      <w:r w:rsidR="00296A21">
        <w:rPr>
          <w:sz w:val="20"/>
          <w:szCs w:val="20"/>
        </w:rPr>
        <w:t>able</w:t>
      </w:r>
      <w:r w:rsidR="001E6D1B" w:rsidRPr="00A61C51">
        <w:rPr>
          <w:sz w:val="20"/>
          <w:szCs w:val="20"/>
        </w:rPr>
        <w:t xml:space="preserve"> to </w:t>
      </w:r>
      <w:r w:rsidR="00B72189" w:rsidRPr="00A61C51">
        <w:rPr>
          <w:sz w:val="20"/>
          <w:szCs w:val="20"/>
        </w:rPr>
        <w:t>find</w:t>
      </w:r>
      <w:r w:rsidR="001E6D1B" w:rsidRPr="00A61C51">
        <w:rPr>
          <w:sz w:val="20"/>
          <w:szCs w:val="20"/>
        </w:rPr>
        <w:t xml:space="preserve"> a </w:t>
      </w:r>
      <w:r w:rsidR="00B72189" w:rsidRPr="00A61C51">
        <w:rPr>
          <w:sz w:val="20"/>
          <w:szCs w:val="20"/>
        </w:rPr>
        <w:t>new</w:t>
      </w:r>
      <w:r w:rsidR="00296A21">
        <w:rPr>
          <w:sz w:val="20"/>
          <w:szCs w:val="20"/>
        </w:rPr>
        <w:t>,</w:t>
      </w:r>
      <w:r w:rsidR="00187621" w:rsidRPr="00A61C51">
        <w:rPr>
          <w:sz w:val="20"/>
          <w:szCs w:val="20"/>
        </w:rPr>
        <w:t xml:space="preserve"> simple</w:t>
      </w:r>
      <w:r w:rsidR="001E6D1B" w:rsidRPr="00A61C51">
        <w:rPr>
          <w:sz w:val="20"/>
          <w:szCs w:val="20"/>
        </w:rPr>
        <w:t xml:space="preserve"> </w:t>
      </w:r>
      <w:r w:rsidR="00B72189" w:rsidRPr="00A61C51">
        <w:rPr>
          <w:sz w:val="20"/>
          <w:szCs w:val="20"/>
        </w:rPr>
        <w:t>way to</w:t>
      </w:r>
      <w:r w:rsidR="00744F57" w:rsidRPr="00A61C51">
        <w:rPr>
          <w:sz w:val="20"/>
          <w:szCs w:val="20"/>
        </w:rPr>
        <w:t xml:space="preserve"> reduce the </w:t>
      </w:r>
      <w:r w:rsidR="000529E7">
        <w:rPr>
          <w:sz w:val="20"/>
          <w:szCs w:val="20"/>
        </w:rPr>
        <w:t xml:space="preserve">driving </w:t>
      </w:r>
      <w:r w:rsidR="00744F57" w:rsidRPr="00A61C51">
        <w:rPr>
          <w:sz w:val="20"/>
          <w:szCs w:val="20"/>
        </w:rPr>
        <w:t xml:space="preserve">voltage without </w:t>
      </w:r>
      <w:r w:rsidR="00296A21">
        <w:rPr>
          <w:sz w:val="20"/>
          <w:szCs w:val="20"/>
        </w:rPr>
        <w:t>requ</w:t>
      </w:r>
      <w:r w:rsidR="00E21FCD">
        <w:rPr>
          <w:sz w:val="20"/>
          <w:szCs w:val="20"/>
        </w:rPr>
        <w:t>i</w:t>
      </w:r>
      <w:r w:rsidR="00296A21">
        <w:rPr>
          <w:sz w:val="20"/>
          <w:szCs w:val="20"/>
        </w:rPr>
        <w:t>ring</w:t>
      </w:r>
      <w:r w:rsidR="00744F57" w:rsidRPr="00A61C51">
        <w:rPr>
          <w:sz w:val="20"/>
          <w:szCs w:val="20"/>
        </w:rPr>
        <w:t xml:space="preserve"> </w:t>
      </w:r>
      <w:r w:rsidR="005466DA">
        <w:rPr>
          <w:sz w:val="20"/>
          <w:szCs w:val="20"/>
        </w:rPr>
        <w:t>complex</w:t>
      </w:r>
      <w:r w:rsidR="005466DA" w:rsidRPr="00A61C51">
        <w:rPr>
          <w:sz w:val="20"/>
          <w:szCs w:val="20"/>
        </w:rPr>
        <w:t xml:space="preserve"> </w:t>
      </w:r>
      <w:r w:rsidR="00744F57" w:rsidRPr="00A61C51">
        <w:rPr>
          <w:sz w:val="20"/>
          <w:szCs w:val="20"/>
        </w:rPr>
        <w:t>fabrication procedure</w:t>
      </w:r>
      <w:r w:rsidR="00296A21">
        <w:rPr>
          <w:sz w:val="20"/>
          <w:szCs w:val="20"/>
        </w:rPr>
        <w:t>s</w:t>
      </w:r>
      <w:r w:rsidR="00744F57" w:rsidRPr="00A61C51">
        <w:rPr>
          <w:sz w:val="20"/>
          <w:szCs w:val="20"/>
        </w:rPr>
        <w:t xml:space="preserve">. </w:t>
      </w:r>
      <w:r w:rsidR="00B72189" w:rsidRPr="00A61C51">
        <w:rPr>
          <w:sz w:val="20"/>
          <w:szCs w:val="20"/>
        </w:rPr>
        <w:t xml:space="preserve"> </w:t>
      </w:r>
    </w:p>
    <w:p w14:paraId="7D3D206A" w14:textId="06040CD7" w:rsidR="0037595B" w:rsidRPr="001321A5" w:rsidRDefault="00FB023E" w:rsidP="008F0D22">
      <w:pPr>
        <w:spacing w:line="480" w:lineRule="auto"/>
        <w:ind w:firstLine="360"/>
        <w:jc w:val="both"/>
        <w:rPr>
          <w:sz w:val="20"/>
          <w:szCs w:val="20"/>
        </w:rPr>
      </w:pPr>
      <w:r>
        <w:rPr>
          <w:sz w:val="20"/>
          <w:szCs w:val="20"/>
        </w:rPr>
        <w:t>The b</w:t>
      </w:r>
      <w:r w:rsidRPr="001321A5">
        <w:rPr>
          <w:sz w:val="20"/>
          <w:szCs w:val="20"/>
        </w:rPr>
        <w:t>and</w:t>
      </w:r>
      <w:r w:rsidR="0037595B" w:rsidRPr="001321A5">
        <w:rPr>
          <w:sz w:val="20"/>
          <w:szCs w:val="20"/>
        </w:rPr>
        <w:t>-</w:t>
      </w:r>
      <w:r w:rsidR="00806CDC" w:rsidRPr="001321A5">
        <w:rPr>
          <w:sz w:val="20"/>
          <w:szCs w:val="20"/>
        </w:rPr>
        <w:t>filling effect</w:t>
      </w:r>
      <w:r w:rsidR="0037595B" w:rsidRPr="001321A5">
        <w:rPr>
          <w:sz w:val="20"/>
          <w:szCs w:val="20"/>
        </w:rPr>
        <w:t xml:space="preserve"> in modulation-doped </w:t>
      </w:r>
      <w:r w:rsidR="00DA2BE2" w:rsidRPr="001321A5">
        <w:rPr>
          <w:sz w:val="20"/>
          <w:szCs w:val="20"/>
        </w:rPr>
        <w:t>MQWs</w:t>
      </w:r>
      <w:r w:rsidR="0037595B" w:rsidRPr="001321A5">
        <w:rPr>
          <w:sz w:val="20"/>
          <w:szCs w:val="20"/>
        </w:rPr>
        <w:t xml:space="preserve"> </w:t>
      </w:r>
      <w:r w:rsidR="00C2038C" w:rsidRPr="001321A5">
        <w:rPr>
          <w:sz w:val="20"/>
          <w:szCs w:val="20"/>
        </w:rPr>
        <w:t>ha</w:t>
      </w:r>
      <w:r w:rsidR="00E21FCD">
        <w:rPr>
          <w:sz w:val="20"/>
          <w:szCs w:val="20"/>
        </w:rPr>
        <w:t>s</w:t>
      </w:r>
      <w:r w:rsidR="00C2038C" w:rsidRPr="001321A5">
        <w:rPr>
          <w:sz w:val="20"/>
          <w:szCs w:val="20"/>
        </w:rPr>
        <w:t xml:space="preserve"> been studie</w:t>
      </w:r>
      <w:r w:rsidR="00E21FCD">
        <w:rPr>
          <w:sz w:val="20"/>
          <w:szCs w:val="20"/>
        </w:rPr>
        <w:t>d</w:t>
      </w:r>
      <w:r w:rsidR="00C2038C" w:rsidRPr="001321A5">
        <w:rPr>
          <w:sz w:val="20"/>
          <w:szCs w:val="20"/>
        </w:rPr>
        <w:t xml:space="preserve"> </w:t>
      </w:r>
      <w:r w:rsidR="004D43FC">
        <w:rPr>
          <w:sz w:val="20"/>
          <w:szCs w:val="20"/>
        </w:rPr>
        <w:t xml:space="preserve">in </w:t>
      </w:r>
      <w:r w:rsidR="00296A21">
        <w:rPr>
          <w:sz w:val="20"/>
          <w:szCs w:val="20"/>
        </w:rPr>
        <w:t xml:space="preserve">the </w:t>
      </w:r>
      <w:r w:rsidR="004D43FC">
        <w:rPr>
          <w:sz w:val="20"/>
          <w:szCs w:val="20"/>
        </w:rPr>
        <w:t>1980s</w:t>
      </w:r>
      <w:r w:rsidR="0037595B" w:rsidRPr="001321A5">
        <w:rPr>
          <w:sz w:val="20"/>
          <w:szCs w:val="20"/>
        </w:rPr>
        <w:t>.</w:t>
      </w:r>
      <w:r w:rsidR="00417BD7">
        <w:rPr>
          <w:sz w:val="20"/>
          <w:szCs w:val="20"/>
          <w:vertAlign w:val="superscript"/>
        </w:rPr>
        <w:t>13</w:t>
      </w:r>
      <w:r w:rsidR="0037595B" w:rsidRPr="001321A5">
        <w:rPr>
          <w:sz w:val="20"/>
          <w:szCs w:val="20"/>
        </w:rPr>
        <w:t xml:space="preserve"> </w:t>
      </w:r>
      <w:proofErr w:type="gramStart"/>
      <w:r w:rsidR="00C2038C" w:rsidRPr="001321A5">
        <w:rPr>
          <w:sz w:val="20"/>
          <w:szCs w:val="20"/>
        </w:rPr>
        <w:t>The</w:t>
      </w:r>
      <w:proofErr w:type="gramEnd"/>
      <w:r w:rsidR="00C2038C" w:rsidRPr="001321A5">
        <w:rPr>
          <w:sz w:val="20"/>
          <w:szCs w:val="20"/>
        </w:rPr>
        <w:t xml:space="preserve"> band-filling effect, </w:t>
      </w:r>
      <w:r w:rsidR="00296A21">
        <w:rPr>
          <w:sz w:val="20"/>
          <w:szCs w:val="20"/>
        </w:rPr>
        <w:t>in which</w:t>
      </w:r>
      <w:r w:rsidR="007C7ADE">
        <w:rPr>
          <w:sz w:val="20"/>
          <w:szCs w:val="20"/>
        </w:rPr>
        <w:t xml:space="preserve"> </w:t>
      </w:r>
      <w:r w:rsidR="00C2038C" w:rsidRPr="001321A5">
        <w:rPr>
          <w:sz w:val="20"/>
          <w:szCs w:val="20"/>
        </w:rPr>
        <w:t xml:space="preserve">the conduction subbands </w:t>
      </w:r>
      <w:r w:rsidR="00296A21">
        <w:rPr>
          <w:sz w:val="20"/>
          <w:szCs w:val="20"/>
        </w:rPr>
        <w:t>are</w:t>
      </w:r>
      <w:r w:rsidR="00296A21" w:rsidRPr="001321A5">
        <w:rPr>
          <w:sz w:val="20"/>
          <w:szCs w:val="20"/>
        </w:rPr>
        <w:t xml:space="preserve"> </w:t>
      </w:r>
      <w:r w:rsidR="00C2038C" w:rsidRPr="001321A5">
        <w:rPr>
          <w:sz w:val="20"/>
          <w:szCs w:val="20"/>
        </w:rPr>
        <w:t xml:space="preserve">filled with </w:t>
      </w:r>
      <w:r>
        <w:rPr>
          <w:sz w:val="20"/>
          <w:szCs w:val="20"/>
        </w:rPr>
        <w:t xml:space="preserve">a </w:t>
      </w:r>
      <w:r w:rsidR="00C2038C" w:rsidRPr="001321A5">
        <w:rPr>
          <w:sz w:val="20"/>
          <w:szCs w:val="20"/>
        </w:rPr>
        <w:t>two-dimensional</w:t>
      </w:r>
      <w:r w:rsidR="005A64CA">
        <w:rPr>
          <w:sz w:val="20"/>
          <w:szCs w:val="20"/>
        </w:rPr>
        <w:t xml:space="preserve"> (2D)</w:t>
      </w:r>
      <w:r w:rsidR="00C2038C" w:rsidRPr="001321A5">
        <w:rPr>
          <w:sz w:val="20"/>
          <w:szCs w:val="20"/>
        </w:rPr>
        <w:t xml:space="preserve"> electron gas, </w:t>
      </w:r>
      <w:r w:rsidR="00296A21">
        <w:rPr>
          <w:sz w:val="20"/>
          <w:szCs w:val="20"/>
        </w:rPr>
        <w:t>results in a blue shift of the</w:t>
      </w:r>
      <w:r w:rsidR="00296A21" w:rsidRPr="001321A5">
        <w:rPr>
          <w:sz w:val="20"/>
          <w:szCs w:val="20"/>
        </w:rPr>
        <w:t xml:space="preserve"> </w:t>
      </w:r>
      <w:r w:rsidR="00C2038C" w:rsidRPr="001321A5">
        <w:rPr>
          <w:sz w:val="20"/>
          <w:szCs w:val="20"/>
        </w:rPr>
        <w:t xml:space="preserve">absorption edge. </w:t>
      </w:r>
      <w:r w:rsidR="00DA2BE2" w:rsidRPr="001321A5">
        <w:rPr>
          <w:sz w:val="20"/>
          <w:szCs w:val="20"/>
        </w:rPr>
        <w:t xml:space="preserve">By </w:t>
      </w:r>
      <w:r w:rsidR="00C2038C" w:rsidRPr="001321A5">
        <w:rPr>
          <w:sz w:val="20"/>
          <w:szCs w:val="20"/>
        </w:rPr>
        <w:t>controlling</w:t>
      </w:r>
      <w:r w:rsidR="00DA2BE2" w:rsidRPr="001321A5">
        <w:rPr>
          <w:sz w:val="20"/>
          <w:szCs w:val="20"/>
        </w:rPr>
        <w:t xml:space="preserve"> the bias voltage, electron concentration</w:t>
      </w:r>
      <w:r w:rsidR="00296A21">
        <w:rPr>
          <w:sz w:val="20"/>
          <w:szCs w:val="20"/>
        </w:rPr>
        <w:t>s</w:t>
      </w:r>
      <w:r w:rsidR="00DA2BE2" w:rsidRPr="001321A5">
        <w:rPr>
          <w:sz w:val="20"/>
          <w:szCs w:val="20"/>
        </w:rPr>
        <w:t xml:space="preserve"> in </w:t>
      </w:r>
      <w:r w:rsidR="00296A21">
        <w:rPr>
          <w:sz w:val="20"/>
          <w:szCs w:val="20"/>
        </w:rPr>
        <w:t xml:space="preserve">the </w:t>
      </w:r>
      <w:r w:rsidR="00DA2BE2" w:rsidRPr="001321A5">
        <w:rPr>
          <w:sz w:val="20"/>
          <w:szCs w:val="20"/>
        </w:rPr>
        <w:t xml:space="preserve">MQWs region </w:t>
      </w:r>
      <w:r w:rsidR="00C2038C" w:rsidRPr="001321A5">
        <w:rPr>
          <w:sz w:val="20"/>
          <w:szCs w:val="20"/>
        </w:rPr>
        <w:t>can be adjusted. In this way,</w:t>
      </w:r>
      <w:r w:rsidR="00DA2BE2" w:rsidRPr="001321A5">
        <w:rPr>
          <w:sz w:val="20"/>
          <w:szCs w:val="20"/>
        </w:rPr>
        <w:t xml:space="preserve"> </w:t>
      </w:r>
      <w:r w:rsidR="00296A21">
        <w:rPr>
          <w:sz w:val="20"/>
          <w:szCs w:val="20"/>
        </w:rPr>
        <w:t xml:space="preserve">the </w:t>
      </w:r>
      <w:r w:rsidR="001C3A85" w:rsidRPr="001321A5">
        <w:rPr>
          <w:sz w:val="20"/>
          <w:szCs w:val="20"/>
        </w:rPr>
        <w:t>MQW</w:t>
      </w:r>
      <w:del w:id="11" w:author="Gunther Roelkens" w:date="2016-01-13T09:34:00Z">
        <w:r w:rsidR="001C3A85" w:rsidRPr="001321A5" w:rsidDel="005B61B0">
          <w:rPr>
            <w:sz w:val="20"/>
            <w:szCs w:val="20"/>
          </w:rPr>
          <w:delText>s</w:delText>
        </w:r>
      </w:del>
      <w:r w:rsidR="001C3A85" w:rsidRPr="001321A5">
        <w:rPr>
          <w:sz w:val="20"/>
          <w:szCs w:val="20"/>
        </w:rPr>
        <w:t xml:space="preserve"> absorption edge </w:t>
      </w:r>
      <w:r w:rsidR="00C2038C" w:rsidRPr="001321A5">
        <w:rPr>
          <w:sz w:val="20"/>
          <w:szCs w:val="20"/>
        </w:rPr>
        <w:t>can be controlled by bias vo</w:t>
      </w:r>
      <w:r w:rsidR="00992AA5">
        <w:rPr>
          <w:sz w:val="20"/>
          <w:szCs w:val="20"/>
        </w:rPr>
        <w:t>ltage th</w:t>
      </w:r>
      <w:r w:rsidR="00FF7CD0">
        <w:rPr>
          <w:sz w:val="20"/>
          <w:szCs w:val="20"/>
        </w:rPr>
        <w:t>r</w:t>
      </w:r>
      <w:r w:rsidR="00992AA5">
        <w:rPr>
          <w:sz w:val="20"/>
          <w:szCs w:val="20"/>
        </w:rPr>
        <w:t xml:space="preserve">ough </w:t>
      </w:r>
      <w:r w:rsidR="00296A21">
        <w:rPr>
          <w:sz w:val="20"/>
          <w:szCs w:val="20"/>
        </w:rPr>
        <w:t xml:space="preserve">the </w:t>
      </w:r>
      <w:r w:rsidR="00992AA5">
        <w:rPr>
          <w:sz w:val="20"/>
          <w:szCs w:val="20"/>
        </w:rPr>
        <w:t>band-filling effect</w:t>
      </w:r>
      <w:r w:rsidR="00DA2BE2" w:rsidRPr="001321A5">
        <w:rPr>
          <w:sz w:val="20"/>
          <w:szCs w:val="20"/>
        </w:rPr>
        <w:t>.</w:t>
      </w:r>
      <w:r w:rsidR="00C2038C" w:rsidRPr="001321A5">
        <w:rPr>
          <w:sz w:val="20"/>
          <w:szCs w:val="20"/>
        </w:rPr>
        <w:t xml:space="preserve"> </w:t>
      </w:r>
      <w:r w:rsidR="00B711BA">
        <w:rPr>
          <w:sz w:val="20"/>
          <w:szCs w:val="20"/>
        </w:rPr>
        <w:t>This effect</w:t>
      </w:r>
      <w:r w:rsidR="00F06E60" w:rsidRPr="001321A5">
        <w:rPr>
          <w:sz w:val="20"/>
          <w:szCs w:val="20"/>
        </w:rPr>
        <w:t xml:space="preserve"> has been used</w:t>
      </w:r>
      <w:r w:rsidR="000423F1" w:rsidRPr="001321A5">
        <w:rPr>
          <w:sz w:val="20"/>
          <w:szCs w:val="20"/>
        </w:rPr>
        <w:t xml:space="preserve"> </w:t>
      </w:r>
      <w:r w:rsidR="001743A7">
        <w:rPr>
          <w:sz w:val="20"/>
          <w:szCs w:val="20"/>
        </w:rPr>
        <w:t xml:space="preserve">in </w:t>
      </w:r>
      <w:r w:rsidR="008F0D22">
        <w:rPr>
          <w:sz w:val="20"/>
          <w:szCs w:val="20"/>
        </w:rPr>
        <w:t>100</w:t>
      </w:r>
      <w:r w:rsidR="007303E8">
        <w:rPr>
          <w:sz w:val="20"/>
          <w:szCs w:val="20"/>
        </w:rPr>
        <w:t xml:space="preserve"> </w:t>
      </w:r>
      <w:r w:rsidR="008F0D22">
        <w:rPr>
          <w:sz w:val="20"/>
          <w:szCs w:val="20"/>
        </w:rPr>
        <w:t xml:space="preserve">mV driven </w:t>
      </w:r>
      <w:r w:rsidR="007404BA">
        <w:rPr>
          <w:sz w:val="20"/>
          <w:szCs w:val="20"/>
        </w:rPr>
        <w:t xml:space="preserve">active </w:t>
      </w:r>
      <w:r w:rsidR="000423F1" w:rsidRPr="001321A5">
        <w:rPr>
          <w:sz w:val="20"/>
          <w:szCs w:val="20"/>
        </w:rPr>
        <w:t>Q-switch</w:t>
      </w:r>
      <w:r w:rsidR="00F06E60" w:rsidRPr="001321A5">
        <w:rPr>
          <w:sz w:val="20"/>
          <w:szCs w:val="20"/>
        </w:rPr>
        <w:t>ing</w:t>
      </w:r>
      <w:r w:rsidR="000423F1" w:rsidRPr="001321A5">
        <w:rPr>
          <w:sz w:val="20"/>
          <w:szCs w:val="20"/>
        </w:rPr>
        <w:t xml:space="preserve"> laser</w:t>
      </w:r>
      <w:r w:rsidR="00296A21">
        <w:rPr>
          <w:sz w:val="20"/>
          <w:szCs w:val="20"/>
        </w:rPr>
        <w:t>s</w:t>
      </w:r>
      <w:r w:rsidR="00F06E60" w:rsidRPr="001321A5">
        <w:rPr>
          <w:sz w:val="20"/>
          <w:szCs w:val="20"/>
        </w:rPr>
        <w:t xml:space="preserve"> </w:t>
      </w:r>
      <w:r w:rsidR="00D36535">
        <w:rPr>
          <w:rStyle w:val="CommentReference"/>
        </w:rPr>
        <w:commentReference w:id="12"/>
      </w:r>
      <w:r w:rsidR="005B61B0">
        <w:rPr>
          <w:sz w:val="20"/>
          <w:szCs w:val="20"/>
        </w:rPr>
        <w:t>using</w:t>
      </w:r>
      <w:r w:rsidR="007C335E">
        <w:rPr>
          <w:sz w:val="20"/>
          <w:szCs w:val="20"/>
        </w:rPr>
        <w:t xml:space="preserve"> </w:t>
      </w:r>
      <w:r w:rsidR="00561DF0">
        <w:rPr>
          <w:sz w:val="20"/>
          <w:szCs w:val="20"/>
        </w:rPr>
        <w:t>modulation-d</w:t>
      </w:r>
      <w:r w:rsidR="007C0B42">
        <w:rPr>
          <w:sz w:val="20"/>
          <w:szCs w:val="20"/>
        </w:rPr>
        <w:t>oped quantum well</w:t>
      </w:r>
      <w:r w:rsidR="005B61B0">
        <w:rPr>
          <w:sz w:val="20"/>
          <w:szCs w:val="20"/>
        </w:rPr>
        <w:t>s</w:t>
      </w:r>
      <w:r w:rsidR="00F06E60" w:rsidRPr="001321A5">
        <w:rPr>
          <w:sz w:val="20"/>
          <w:szCs w:val="20"/>
        </w:rPr>
        <w:t>.</w:t>
      </w:r>
      <w:r w:rsidR="00417BD7">
        <w:rPr>
          <w:sz w:val="20"/>
          <w:szCs w:val="20"/>
          <w:vertAlign w:val="superscript"/>
        </w:rPr>
        <w:t>14</w:t>
      </w:r>
      <w:r w:rsidR="000423F1" w:rsidRPr="001321A5">
        <w:rPr>
          <w:sz w:val="20"/>
          <w:szCs w:val="20"/>
        </w:rPr>
        <w:t xml:space="preserve"> </w:t>
      </w:r>
      <w:r w:rsidR="0037595B" w:rsidRPr="001321A5">
        <w:rPr>
          <w:sz w:val="20"/>
          <w:szCs w:val="20"/>
        </w:rPr>
        <w:t>However, the</w:t>
      </w:r>
      <w:r w:rsidR="00DA2BE2" w:rsidRPr="001321A5">
        <w:rPr>
          <w:sz w:val="20"/>
          <w:szCs w:val="20"/>
        </w:rPr>
        <w:t xml:space="preserve">re </w:t>
      </w:r>
      <w:r w:rsidR="00296A21">
        <w:rPr>
          <w:sz w:val="20"/>
          <w:szCs w:val="20"/>
        </w:rPr>
        <w:t>is</w:t>
      </w:r>
      <w:r w:rsidR="00296A21" w:rsidRPr="001321A5">
        <w:rPr>
          <w:sz w:val="20"/>
          <w:szCs w:val="20"/>
        </w:rPr>
        <w:t xml:space="preserve"> </w:t>
      </w:r>
      <w:r w:rsidR="00DA2BE2" w:rsidRPr="001321A5">
        <w:rPr>
          <w:sz w:val="20"/>
          <w:szCs w:val="20"/>
        </w:rPr>
        <w:t xml:space="preserve">still </w:t>
      </w:r>
      <w:r w:rsidR="00296A21">
        <w:rPr>
          <w:sz w:val="20"/>
          <w:szCs w:val="20"/>
        </w:rPr>
        <w:t xml:space="preserve">a </w:t>
      </w:r>
      <w:r w:rsidR="00DA2BE2" w:rsidRPr="001321A5">
        <w:rPr>
          <w:sz w:val="20"/>
          <w:szCs w:val="20"/>
        </w:rPr>
        <w:t xml:space="preserve">lack of </w:t>
      </w:r>
      <w:r w:rsidR="009040A0">
        <w:rPr>
          <w:sz w:val="20"/>
          <w:szCs w:val="20"/>
        </w:rPr>
        <w:t>a</w:t>
      </w:r>
      <w:r w:rsidR="00F5552C">
        <w:rPr>
          <w:sz w:val="20"/>
          <w:szCs w:val="20"/>
        </w:rPr>
        <w:t>n</w:t>
      </w:r>
      <w:r w:rsidR="009040A0">
        <w:rPr>
          <w:sz w:val="20"/>
          <w:szCs w:val="20"/>
        </w:rPr>
        <w:t xml:space="preserve"> </w:t>
      </w:r>
      <w:r w:rsidR="00715FF2">
        <w:rPr>
          <w:sz w:val="20"/>
          <w:szCs w:val="20"/>
        </w:rPr>
        <w:t>EAM</w:t>
      </w:r>
      <w:r w:rsidR="00DA2BE2" w:rsidRPr="001321A5">
        <w:rPr>
          <w:sz w:val="20"/>
          <w:szCs w:val="20"/>
        </w:rPr>
        <w:t xml:space="preserve"> based on </w:t>
      </w:r>
      <w:r w:rsidR="00296A21">
        <w:rPr>
          <w:sz w:val="20"/>
          <w:szCs w:val="20"/>
        </w:rPr>
        <w:t xml:space="preserve">the </w:t>
      </w:r>
      <w:r w:rsidR="00DA2BE2" w:rsidRPr="001321A5">
        <w:rPr>
          <w:sz w:val="20"/>
          <w:szCs w:val="20"/>
        </w:rPr>
        <w:t>band-filling effect.</w:t>
      </w:r>
    </w:p>
    <w:p w14:paraId="2D118615" w14:textId="77777777" w:rsidR="00F06E60" w:rsidRDefault="00F06E60" w:rsidP="006C08B0">
      <w:pPr>
        <w:spacing w:line="480" w:lineRule="auto"/>
        <w:ind w:firstLine="360"/>
        <w:jc w:val="both"/>
        <w:rPr>
          <w:sz w:val="20"/>
          <w:szCs w:val="20"/>
          <w:lang w:eastAsia="zh-CN"/>
        </w:rPr>
      </w:pPr>
      <w:r w:rsidRPr="001321A5">
        <w:rPr>
          <w:rFonts w:hint="eastAsia"/>
          <w:sz w:val="20"/>
          <w:szCs w:val="20"/>
        </w:rPr>
        <w:t xml:space="preserve">In this paper, we </w:t>
      </w:r>
      <w:r w:rsidR="006C08B0" w:rsidRPr="001321A5">
        <w:rPr>
          <w:rFonts w:hint="eastAsia"/>
          <w:sz w:val="20"/>
          <w:szCs w:val="20"/>
        </w:rPr>
        <w:t>demonstr</w:t>
      </w:r>
      <w:r w:rsidR="006C08B0" w:rsidRPr="001321A5">
        <w:rPr>
          <w:sz w:val="20"/>
          <w:szCs w:val="20"/>
        </w:rPr>
        <w:t xml:space="preserve">ate </w:t>
      </w:r>
      <w:r w:rsidR="006C08B0" w:rsidRPr="001321A5">
        <w:rPr>
          <w:sz w:val="20"/>
          <w:szCs w:val="20"/>
          <w:lang w:eastAsia="zh-CN"/>
        </w:rPr>
        <w:t>a</w:t>
      </w:r>
      <w:r w:rsidRPr="001321A5">
        <w:rPr>
          <w:sz w:val="20"/>
          <w:szCs w:val="20"/>
          <w:lang w:eastAsia="zh-CN"/>
        </w:rPr>
        <w:t xml:space="preserve"> </w:t>
      </w:r>
      <w:r w:rsidR="0061043E">
        <w:rPr>
          <w:sz w:val="20"/>
          <w:szCs w:val="20"/>
          <w:lang w:eastAsia="zh-CN"/>
        </w:rPr>
        <w:t xml:space="preserve">new type </w:t>
      </w:r>
      <w:r w:rsidRPr="001321A5">
        <w:rPr>
          <w:sz w:val="20"/>
          <w:szCs w:val="20"/>
          <w:lang w:eastAsia="zh-CN"/>
        </w:rPr>
        <w:t>low</w:t>
      </w:r>
      <w:r w:rsidR="006C08B0" w:rsidRPr="001321A5">
        <w:rPr>
          <w:sz w:val="20"/>
          <w:szCs w:val="20"/>
          <w:lang w:eastAsia="zh-CN"/>
        </w:rPr>
        <w:t xml:space="preserve"> </w:t>
      </w:r>
      <w:r w:rsidR="00F5552C">
        <w:rPr>
          <w:sz w:val="20"/>
          <w:szCs w:val="20"/>
          <w:lang w:eastAsia="zh-CN"/>
        </w:rPr>
        <w:t xml:space="preserve">driving </w:t>
      </w:r>
      <w:r w:rsidRPr="001321A5">
        <w:rPr>
          <w:sz w:val="20"/>
          <w:szCs w:val="20"/>
          <w:lang w:eastAsia="zh-CN"/>
        </w:rPr>
        <w:t xml:space="preserve">voltage EAM based on </w:t>
      </w:r>
      <w:r w:rsidR="00296A21">
        <w:rPr>
          <w:sz w:val="20"/>
          <w:szCs w:val="20"/>
          <w:lang w:eastAsia="zh-CN"/>
        </w:rPr>
        <w:t xml:space="preserve">the </w:t>
      </w:r>
      <w:r w:rsidRPr="001321A5">
        <w:rPr>
          <w:sz w:val="20"/>
          <w:szCs w:val="20"/>
          <w:lang w:eastAsia="zh-CN"/>
        </w:rPr>
        <w:t>band-filling effect</w:t>
      </w:r>
      <w:r w:rsidR="000C517C" w:rsidRPr="001321A5">
        <w:rPr>
          <w:sz w:val="20"/>
          <w:szCs w:val="20"/>
          <w:lang w:eastAsia="zh-CN"/>
        </w:rPr>
        <w:t xml:space="preserve"> at 1.55 μm</w:t>
      </w:r>
      <w:r w:rsidRPr="001321A5">
        <w:rPr>
          <w:sz w:val="20"/>
          <w:szCs w:val="20"/>
          <w:lang w:eastAsia="zh-CN"/>
        </w:rPr>
        <w:t>. T</w:t>
      </w:r>
      <w:r w:rsidR="000C517C" w:rsidRPr="001321A5">
        <w:rPr>
          <w:sz w:val="20"/>
          <w:szCs w:val="20"/>
          <w:lang w:eastAsia="zh-CN"/>
        </w:rPr>
        <w:t xml:space="preserve">he EAM is bonded on </w:t>
      </w:r>
      <w:r w:rsidR="00FF7CD0">
        <w:rPr>
          <w:sz w:val="20"/>
          <w:szCs w:val="20"/>
          <w:lang w:eastAsia="zh-CN"/>
        </w:rPr>
        <w:t xml:space="preserve">and coupled to a </w:t>
      </w:r>
      <w:r w:rsidR="000C517C" w:rsidRPr="001321A5">
        <w:rPr>
          <w:sz w:val="20"/>
          <w:szCs w:val="20"/>
          <w:lang w:eastAsia="zh-CN"/>
        </w:rPr>
        <w:t>silicon-on-insulator</w:t>
      </w:r>
      <w:r w:rsidR="00BD3229">
        <w:rPr>
          <w:sz w:val="20"/>
          <w:szCs w:val="20"/>
          <w:lang w:eastAsia="zh-CN"/>
        </w:rPr>
        <w:t xml:space="preserve"> (SOI)</w:t>
      </w:r>
      <w:r w:rsidR="00FF7CD0">
        <w:rPr>
          <w:sz w:val="20"/>
          <w:szCs w:val="20"/>
          <w:lang w:eastAsia="zh-CN"/>
        </w:rPr>
        <w:t xml:space="preserve"> waveguide circuit</w:t>
      </w:r>
      <w:r w:rsidR="00296A21">
        <w:rPr>
          <w:sz w:val="20"/>
          <w:szCs w:val="20"/>
          <w:lang w:eastAsia="zh-CN"/>
        </w:rPr>
        <w:t>,</w:t>
      </w:r>
      <w:r w:rsidR="000C517C" w:rsidRPr="001321A5">
        <w:rPr>
          <w:sz w:val="20"/>
          <w:szCs w:val="20"/>
          <w:lang w:eastAsia="zh-CN"/>
        </w:rPr>
        <w:t xml:space="preserve"> which makes it </w:t>
      </w:r>
      <w:r w:rsidR="0040409B">
        <w:rPr>
          <w:sz w:val="20"/>
          <w:szCs w:val="20"/>
          <w:lang w:eastAsia="zh-CN"/>
        </w:rPr>
        <w:t>a</w:t>
      </w:r>
      <w:r w:rsidR="00FB023E">
        <w:rPr>
          <w:sz w:val="20"/>
          <w:szCs w:val="20"/>
          <w:lang w:eastAsia="zh-CN"/>
        </w:rPr>
        <w:t xml:space="preserve">ttractive for </w:t>
      </w:r>
      <w:r w:rsidR="000C517C" w:rsidRPr="001321A5">
        <w:rPr>
          <w:sz w:val="20"/>
          <w:szCs w:val="20"/>
          <w:lang w:eastAsia="zh-CN"/>
        </w:rPr>
        <w:t>direc</w:t>
      </w:r>
      <w:r w:rsidR="00235DBC">
        <w:rPr>
          <w:sz w:val="20"/>
          <w:szCs w:val="20"/>
          <w:lang w:eastAsia="zh-CN"/>
        </w:rPr>
        <w:t>t digital CMOS drive</w:t>
      </w:r>
      <w:r w:rsidR="000C517C" w:rsidRPr="001321A5">
        <w:rPr>
          <w:sz w:val="20"/>
          <w:szCs w:val="20"/>
          <w:lang w:eastAsia="zh-CN"/>
        </w:rPr>
        <w:t>.</w:t>
      </w:r>
    </w:p>
    <w:p w14:paraId="1451ABF9" w14:textId="45842BF7" w:rsidR="00E27320" w:rsidRPr="001321A5" w:rsidRDefault="00300B74" w:rsidP="006C08B0">
      <w:pPr>
        <w:spacing w:line="480" w:lineRule="auto"/>
        <w:ind w:firstLine="360"/>
        <w:jc w:val="both"/>
        <w:rPr>
          <w:sz w:val="20"/>
          <w:szCs w:val="20"/>
          <w:lang w:eastAsia="zh-CN"/>
        </w:rPr>
      </w:pPr>
      <w:r>
        <w:rPr>
          <w:sz w:val="20"/>
          <w:szCs w:val="20"/>
          <w:lang w:eastAsia="zh-CN"/>
        </w:rPr>
        <w:t>Fig.</w:t>
      </w:r>
      <w:r w:rsidR="00E27320" w:rsidRPr="00E27320">
        <w:rPr>
          <w:sz w:val="20"/>
          <w:szCs w:val="20"/>
          <w:lang w:eastAsia="zh-CN"/>
        </w:rPr>
        <w:t xml:space="preserve"> 1 show</w:t>
      </w:r>
      <w:r w:rsidR="00417BD7">
        <w:rPr>
          <w:sz w:val="20"/>
          <w:szCs w:val="20"/>
          <w:lang w:eastAsia="zh-CN"/>
        </w:rPr>
        <w:t>s</w:t>
      </w:r>
      <w:r w:rsidR="00E27320" w:rsidRPr="00E27320">
        <w:rPr>
          <w:sz w:val="20"/>
          <w:szCs w:val="20"/>
          <w:lang w:eastAsia="zh-CN"/>
        </w:rPr>
        <w:t xml:space="preserve"> the cross-section view </w:t>
      </w:r>
      <w:r w:rsidR="00B83310">
        <w:rPr>
          <w:sz w:val="20"/>
          <w:szCs w:val="20"/>
          <w:lang w:eastAsia="zh-CN"/>
        </w:rPr>
        <w:t>of</w:t>
      </w:r>
      <w:r w:rsidR="00B83310" w:rsidRPr="00E27320">
        <w:rPr>
          <w:sz w:val="20"/>
          <w:szCs w:val="20"/>
          <w:lang w:eastAsia="zh-CN"/>
        </w:rPr>
        <w:t xml:space="preserve"> </w:t>
      </w:r>
      <w:r w:rsidR="00E27320" w:rsidRPr="00E27320">
        <w:rPr>
          <w:sz w:val="20"/>
          <w:szCs w:val="20"/>
          <w:lang w:eastAsia="zh-CN"/>
        </w:rPr>
        <w:t xml:space="preserve">the EAM integrated on SOI using </w:t>
      </w:r>
      <w:r w:rsidR="00FF7CD0">
        <w:rPr>
          <w:sz w:val="20"/>
          <w:szCs w:val="20"/>
          <w:lang w:eastAsia="zh-CN"/>
        </w:rPr>
        <w:t>DVS-</w:t>
      </w:r>
      <w:r w:rsidR="00E27320" w:rsidRPr="00E27320">
        <w:rPr>
          <w:sz w:val="20"/>
          <w:szCs w:val="20"/>
          <w:lang w:eastAsia="zh-CN"/>
        </w:rPr>
        <w:t>BCB adhesive bonding technology.</w:t>
      </w:r>
      <w:r w:rsidR="00417BD7">
        <w:rPr>
          <w:sz w:val="20"/>
          <w:szCs w:val="20"/>
          <w:vertAlign w:val="superscript"/>
          <w:lang w:eastAsia="zh-CN"/>
        </w:rPr>
        <w:t>8</w:t>
      </w:r>
      <w:r w:rsidR="00E27320" w:rsidRPr="00E27320">
        <w:rPr>
          <w:sz w:val="20"/>
          <w:szCs w:val="20"/>
          <w:lang w:eastAsia="zh-CN"/>
        </w:rPr>
        <w:t xml:space="preserve"> </w:t>
      </w:r>
      <w:proofErr w:type="gramStart"/>
      <w:r w:rsidR="00E27320" w:rsidRPr="00E27320">
        <w:rPr>
          <w:sz w:val="20"/>
          <w:szCs w:val="20"/>
          <w:lang w:eastAsia="zh-CN"/>
        </w:rPr>
        <w:t>It</w:t>
      </w:r>
      <w:proofErr w:type="gramEnd"/>
      <w:r w:rsidR="00E27320" w:rsidRPr="00E27320">
        <w:rPr>
          <w:sz w:val="20"/>
          <w:szCs w:val="20"/>
          <w:lang w:eastAsia="zh-CN"/>
        </w:rPr>
        <w:t xml:space="preserve"> consists of a silicon ridge waveguide, a thin</w:t>
      </w:r>
      <w:r w:rsidR="00FB023E">
        <w:rPr>
          <w:sz w:val="20"/>
          <w:szCs w:val="20"/>
          <w:lang w:eastAsia="zh-CN"/>
        </w:rPr>
        <w:t xml:space="preserve"> </w:t>
      </w:r>
      <w:r w:rsidR="00E27320" w:rsidRPr="00E27320">
        <w:rPr>
          <w:sz w:val="20"/>
          <w:szCs w:val="20"/>
          <w:lang w:eastAsia="zh-CN"/>
        </w:rPr>
        <w:t xml:space="preserve">bonding layer and </w:t>
      </w:r>
      <w:r w:rsidR="0041372B" w:rsidRPr="00E27320">
        <w:rPr>
          <w:sz w:val="20"/>
          <w:szCs w:val="20"/>
          <w:lang w:eastAsia="zh-CN"/>
        </w:rPr>
        <w:t>a</w:t>
      </w:r>
      <w:r w:rsidR="00E27320" w:rsidRPr="00E27320">
        <w:rPr>
          <w:sz w:val="20"/>
          <w:szCs w:val="20"/>
          <w:lang w:eastAsia="zh-CN"/>
        </w:rPr>
        <w:t xml:space="preserve"> III</w:t>
      </w:r>
      <w:r w:rsidR="00FB023E">
        <w:rPr>
          <w:sz w:val="20"/>
          <w:szCs w:val="20"/>
          <w:lang w:eastAsia="zh-CN"/>
        </w:rPr>
        <w:t>-</w:t>
      </w:r>
      <w:r w:rsidR="00E27320" w:rsidRPr="00E27320">
        <w:rPr>
          <w:sz w:val="20"/>
          <w:szCs w:val="20"/>
          <w:lang w:eastAsia="zh-CN"/>
        </w:rPr>
        <w:t>V p-</w:t>
      </w:r>
      <w:proofErr w:type="spellStart"/>
      <w:r w:rsidR="00E27320" w:rsidRPr="00E27320">
        <w:rPr>
          <w:sz w:val="20"/>
          <w:szCs w:val="20"/>
          <w:lang w:eastAsia="zh-CN"/>
        </w:rPr>
        <w:t>i</w:t>
      </w:r>
      <w:proofErr w:type="spellEnd"/>
      <w:r w:rsidR="00E27320" w:rsidRPr="00E27320">
        <w:rPr>
          <w:sz w:val="20"/>
          <w:szCs w:val="20"/>
          <w:lang w:eastAsia="zh-CN"/>
        </w:rPr>
        <w:t xml:space="preserve">-n structure. The </w:t>
      </w:r>
      <w:r w:rsidR="007E75F1" w:rsidRPr="00E27320">
        <w:rPr>
          <w:sz w:val="20"/>
          <w:szCs w:val="20"/>
          <w:lang w:eastAsia="zh-CN"/>
        </w:rPr>
        <w:t>380</w:t>
      </w:r>
      <w:r w:rsidR="007E75F1">
        <w:rPr>
          <w:sz w:val="20"/>
          <w:szCs w:val="20"/>
          <w:lang w:eastAsia="zh-CN"/>
        </w:rPr>
        <w:t xml:space="preserve"> </w:t>
      </w:r>
      <w:r w:rsidR="007E75F1" w:rsidRPr="00E27320">
        <w:rPr>
          <w:sz w:val="20"/>
          <w:szCs w:val="20"/>
          <w:lang w:eastAsia="zh-CN"/>
        </w:rPr>
        <w:t>nm</w:t>
      </w:r>
      <w:r w:rsidR="007E75F1">
        <w:rPr>
          <w:sz w:val="20"/>
          <w:szCs w:val="20"/>
          <w:lang w:eastAsia="zh-CN"/>
        </w:rPr>
        <w:t xml:space="preserve"> </w:t>
      </w:r>
      <w:r w:rsidR="007E75F1" w:rsidRPr="00E27320">
        <w:rPr>
          <w:sz w:val="20"/>
          <w:szCs w:val="20"/>
          <w:lang w:eastAsia="zh-CN"/>
        </w:rPr>
        <w:t xml:space="preserve">thick </w:t>
      </w:r>
      <w:r w:rsidR="00E27320" w:rsidRPr="00E27320">
        <w:rPr>
          <w:sz w:val="20"/>
          <w:szCs w:val="20"/>
          <w:lang w:eastAsia="zh-CN"/>
        </w:rPr>
        <w:t>silicon ridge waveguide is</w:t>
      </w:r>
      <w:r w:rsidR="00FF7CD0">
        <w:rPr>
          <w:sz w:val="20"/>
          <w:szCs w:val="20"/>
          <w:lang w:eastAsia="zh-CN"/>
        </w:rPr>
        <w:t xml:space="preserve"> etched </w:t>
      </w:r>
      <w:r w:rsidR="00254DCF">
        <w:rPr>
          <w:sz w:val="20"/>
          <w:szCs w:val="20"/>
          <w:lang w:eastAsia="zh-CN"/>
        </w:rPr>
        <w:t>16</w:t>
      </w:r>
      <w:r w:rsidR="00FF7CD0">
        <w:rPr>
          <w:sz w:val="20"/>
          <w:szCs w:val="20"/>
          <w:lang w:eastAsia="zh-CN"/>
        </w:rPr>
        <w:t>0 nm</w:t>
      </w:r>
      <w:r w:rsidR="00254DCF">
        <w:rPr>
          <w:sz w:val="20"/>
          <w:szCs w:val="20"/>
          <w:lang w:eastAsia="zh-CN"/>
        </w:rPr>
        <w:t xml:space="preserve"> </w:t>
      </w:r>
      <w:r w:rsidR="00FF7CD0">
        <w:rPr>
          <w:sz w:val="20"/>
          <w:szCs w:val="20"/>
          <w:lang w:eastAsia="zh-CN"/>
        </w:rPr>
        <w:t xml:space="preserve">deep and </w:t>
      </w:r>
      <w:proofErr w:type="spellStart"/>
      <w:r w:rsidR="00FF7CD0">
        <w:rPr>
          <w:sz w:val="20"/>
          <w:szCs w:val="20"/>
          <w:lang w:eastAsia="zh-CN"/>
        </w:rPr>
        <w:t>planarized</w:t>
      </w:r>
      <w:proofErr w:type="spellEnd"/>
      <w:r w:rsidR="00FF7CD0">
        <w:rPr>
          <w:sz w:val="20"/>
          <w:szCs w:val="20"/>
          <w:lang w:eastAsia="zh-CN"/>
        </w:rPr>
        <w:t xml:space="preserve"> using SiO</w:t>
      </w:r>
      <w:r w:rsidR="00FF7CD0" w:rsidRPr="00DA0DEE">
        <w:rPr>
          <w:sz w:val="20"/>
          <w:szCs w:val="20"/>
          <w:vertAlign w:val="subscript"/>
          <w:lang w:eastAsia="zh-CN"/>
        </w:rPr>
        <w:t>2</w:t>
      </w:r>
      <w:r w:rsidR="00FF7CD0">
        <w:rPr>
          <w:sz w:val="20"/>
          <w:szCs w:val="20"/>
          <w:lang w:eastAsia="zh-CN"/>
        </w:rPr>
        <w:t xml:space="preserve">. </w:t>
      </w:r>
      <w:r w:rsidR="00E27320" w:rsidRPr="00E27320">
        <w:rPr>
          <w:sz w:val="20"/>
          <w:szCs w:val="20"/>
          <w:lang w:eastAsia="zh-CN"/>
        </w:rPr>
        <w:t xml:space="preserve">The thin bonding layer includes </w:t>
      </w:r>
      <w:r w:rsidR="00FB023E">
        <w:rPr>
          <w:sz w:val="20"/>
          <w:szCs w:val="20"/>
          <w:lang w:eastAsia="zh-CN"/>
        </w:rPr>
        <w:t>a</w:t>
      </w:r>
      <w:r w:rsidR="00FB023E" w:rsidRPr="00E27320">
        <w:rPr>
          <w:sz w:val="20"/>
          <w:szCs w:val="20"/>
          <w:lang w:eastAsia="zh-CN"/>
        </w:rPr>
        <w:t xml:space="preserve"> </w:t>
      </w:r>
      <w:r w:rsidR="00E27320" w:rsidRPr="00E27320">
        <w:rPr>
          <w:sz w:val="20"/>
          <w:szCs w:val="20"/>
          <w:lang w:eastAsia="zh-CN"/>
        </w:rPr>
        <w:t>30</w:t>
      </w:r>
      <w:r w:rsidR="00B83310">
        <w:rPr>
          <w:sz w:val="20"/>
          <w:szCs w:val="20"/>
          <w:lang w:eastAsia="zh-CN"/>
        </w:rPr>
        <w:t xml:space="preserve"> </w:t>
      </w:r>
      <w:r w:rsidR="00E27320" w:rsidRPr="00E27320">
        <w:rPr>
          <w:sz w:val="20"/>
          <w:szCs w:val="20"/>
          <w:lang w:eastAsia="zh-CN"/>
        </w:rPr>
        <w:t xml:space="preserve">nm </w:t>
      </w:r>
      <w:r w:rsidR="00FB023E">
        <w:rPr>
          <w:sz w:val="20"/>
          <w:szCs w:val="20"/>
          <w:lang w:eastAsia="zh-CN"/>
        </w:rPr>
        <w:t xml:space="preserve">thick </w:t>
      </w:r>
      <w:r w:rsidR="00FF7CD0">
        <w:rPr>
          <w:sz w:val="20"/>
          <w:szCs w:val="20"/>
          <w:lang w:eastAsia="zh-CN"/>
        </w:rPr>
        <w:t>DVS-</w:t>
      </w:r>
      <w:r w:rsidR="00E27320" w:rsidRPr="00E27320">
        <w:rPr>
          <w:sz w:val="20"/>
          <w:szCs w:val="20"/>
          <w:lang w:eastAsia="zh-CN"/>
        </w:rPr>
        <w:t xml:space="preserve">BCB layer and 15 nm </w:t>
      </w:r>
      <w:r w:rsidR="00FB023E">
        <w:rPr>
          <w:sz w:val="20"/>
          <w:szCs w:val="20"/>
          <w:lang w:eastAsia="zh-CN"/>
        </w:rPr>
        <w:t>SiO</w:t>
      </w:r>
      <w:r w:rsidR="00FB023E" w:rsidRPr="00DA0DEE">
        <w:rPr>
          <w:sz w:val="20"/>
          <w:szCs w:val="20"/>
          <w:vertAlign w:val="subscript"/>
          <w:lang w:eastAsia="zh-CN"/>
        </w:rPr>
        <w:t>2</w:t>
      </w:r>
      <w:r w:rsidR="007E75F1">
        <w:rPr>
          <w:sz w:val="20"/>
          <w:szCs w:val="20"/>
          <w:lang w:eastAsia="zh-CN"/>
        </w:rPr>
        <w:t xml:space="preserve">. </w:t>
      </w:r>
      <w:r w:rsidR="00E27320" w:rsidRPr="00E27320">
        <w:rPr>
          <w:sz w:val="20"/>
          <w:szCs w:val="20"/>
          <w:lang w:eastAsia="zh-CN"/>
        </w:rPr>
        <w:t xml:space="preserve">At the top of </w:t>
      </w:r>
      <w:r w:rsidR="00010263">
        <w:rPr>
          <w:sz w:val="20"/>
          <w:szCs w:val="20"/>
          <w:lang w:eastAsia="zh-CN"/>
        </w:rPr>
        <w:t xml:space="preserve">the </w:t>
      </w:r>
      <w:r w:rsidR="00E27320" w:rsidRPr="00E27320">
        <w:rPr>
          <w:sz w:val="20"/>
          <w:szCs w:val="20"/>
          <w:lang w:eastAsia="zh-CN"/>
        </w:rPr>
        <w:t>III</w:t>
      </w:r>
      <w:r w:rsidR="00FB023E">
        <w:rPr>
          <w:sz w:val="20"/>
          <w:szCs w:val="20"/>
          <w:lang w:eastAsia="zh-CN"/>
        </w:rPr>
        <w:t>-</w:t>
      </w:r>
      <w:r w:rsidR="00E27320" w:rsidRPr="00E27320">
        <w:rPr>
          <w:sz w:val="20"/>
          <w:szCs w:val="20"/>
          <w:lang w:eastAsia="zh-CN"/>
        </w:rPr>
        <w:t>V p-</w:t>
      </w:r>
      <w:proofErr w:type="spellStart"/>
      <w:r w:rsidR="00E27320" w:rsidRPr="00E27320">
        <w:rPr>
          <w:sz w:val="20"/>
          <w:szCs w:val="20"/>
          <w:lang w:eastAsia="zh-CN"/>
        </w:rPr>
        <w:t>i</w:t>
      </w:r>
      <w:proofErr w:type="spellEnd"/>
      <w:r w:rsidR="00E27320" w:rsidRPr="00E27320">
        <w:rPr>
          <w:sz w:val="20"/>
          <w:szCs w:val="20"/>
          <w:lang w:eastAsia="zh-CN"/>
        </w:rPr>
        <w:t>-n structure, there is a 100nm p-</w:t>
      </w:r>
      <w:proofErr w:type="spellStart"/>
      <w:r w:rsidR="00E27320" w:rsidRPr="00E27320">
        <w:rPr>
          <w:sz w:val="20"/>
          <w:szCs w:val="20"/>
          <w:lang w:eastAsia="zh-CN"/>
        </w:rPr>
        <w:t>InGaAs</w:t>
      </w:r>
      <w:proofErr w:type="spellEnd"/>
      <w:r w:rsidR="00E27320" w:rsidRPr="00E27320">
        <w:rPr>
          <w:sz w:val="20"/>
          <w:szCs w:val="20"/>
          <w:lang w:eastAsia="zh-CN"/>
        </w:rPr>
        <w:t xml:space="preserve"> </w:t>
      </w:r>
      <w:r w:rsidR="003A24A9">
        <w:rPr>
          <w:sz w:val="20"/>
          <w:szCs w:val="20"/>
          <w:lang w:eastAsia="zh-CN"/>
        </w:rPr>
        <w:t>(1.5×10</w:t>
      </w:r>
      <w:r w:rsidR="003A24A9">
        <w:rPr>
          <w:sz w:val="20"/>
          <w:szCs w:val="20"/>
          <w:vertAlign w:val="superscript"/>
          <w:lang w:eastAsia="zh-CN"/>
        </w:rPr>
        <w:t>19</w:t>
      </w:r>
      <w:r w:rsidR="003A24A9">
        <w:rPr>
          <w:sz w:val="20"/>
          <w:szCs w:val="20"/>
          <w:lang w:eastAsia="zh-CN"/>
        </w:rPr>
        <w:t xml:space="preserve"> </w:t>
      </w:r>
      <w:r w:rsidR="003A24A9" w:rsidRPr="00E27320">
        <w:rPr>
          <w:sz w:val="20"/>
          <w:szCs w:val="20"/>
          <w:lang w:eastAsia="zh-CN"/>
        </w:rPr>
        <w:t>cm</w:t>
      </w:r>
      <w:r w:rsidR="003A24A9" w:rsidRPr="003A24A9">
        <w:rPr>
          <w:sz w:val="20"/>
          <w:szCs w:val="20"/>
          <w:vertAlign w:val="superscript"/>
          <w:lang w:eastAsia="zh-CN"/>
        </w:rPr>
        <w:t>-3</w:t>
      </w:r>
      <w:r w:rsidR="003A24A9">
        <w:rPr>
          <w:sz w:val="20"/>
          <w:szCs w:val="20"/>
          <w:lang w:eastAsia="zh-CN"/>
        </w:rPr>
        <w:t>)</w:t>
      </w:r>
      <w:r w:rsidR="003A24A9" w:rsidRPr="00E27320">
        <w:rPr>
          <w:sz w:val="20"/>
          <w:szCs w:val="20"/>
          <w:lang w:eastAsia="zh-CN"/>
        </w:rPr>
        <w:t xml:space="preserve"> </w:t>
      </w:r>
      <w:r w:rsidR="00E27320" w:rsidRPr="00E27320">
        <w:rPr>
          <w:sz w:val="20"/>
          <w:szCs w:val="20"/>
          <w:lang w:eastAsia="zh-CN"/>
        </w:rPr>
        <w:t>layer connected with</w:t>
      </w:r>
      <w:r w:rsidR="00010263">
        <w:rPr>
          <w:sz w:val="20"/>
          <w:szCs w:val="20"/>
          <w:lang w:eastAsia="zh-CN"/>
        </w:rPr>
        <w:t xml:space="preserve"> the</w:t>
      </w:r>
      <w:r w:rsidR="00E27320" w:rsidRPr="00E27320">
        <w:rPr>
          <w:sz w:val="20"/>
          <w:szCs w:val="20"/>
          <w:lang w:eastAsia="zh-CN"/>
        </w:rPr>
        <w:t xml:space="preserve"> </w:t>
      </w:r>
      <w:r w:rsidR="00FB023E">
        <w:rPr>
          <w:sz w:val="20"/>
          <w:szCs w:val="20"/>
          <w:lang w:eastAsia="zh-CN"/>
        </w:rPr>
        <w:t>signal</w:t>
      </w:r>
      <w:r w:rsidR="00FB023E" w:rsidRPr="00E27320">
        <w:rPr>
          <w:sz w:val="20"/>
          <w:szCs w:val="20"/>
          <w:lang w:eastAsia="zh-CN"/>
        </w:rPr>
        <w:t xml:space="preserve"> </w:t>
      </w:r>
      <w:r w:rsidR="00E27320" w:rsidRPr="00E27320">
        <w:rPr>
          <w:sz w:val="20"/>
          <w:szCs w:val="20"/>
          <w:lang w:eastAsia="zh-CN"/>
        </w:rPr>
        <w:t>metal</w:t>
      </w:r>
      <w:r w:rsidR="00FB023E">
        <w:rPr>
          <w:sz w:val="20"/>
          <w:szCs w:val="20"/>
          <w:lang w:eastAsia="zh-CN"/>
        </w:rPr>
        <w:t xml:space="preserve"> line</w:t>
      </w:r>
      <w:r w:rsidR="00E27320" w:rsidRPr="00E27320">
        <w:rPr>
          <w:sz w:val="20"/>
          <w:szCs w:val="20"/>
          <w:lang w:eastAsia="zh-CN"/>
        </w:rPr>
        <w:t>. Below it, there is a 1.5 μm gradually-doped (2</w:t>
      </w:r>
      <w:r w:rsidR="003A24A9">
        <w:rPr>
          <w:sz w:val="20"/>
          <w:szCs w:val="20"/>
          <w:lang w:eastAsia="zh-CN"/>
        </w:rPr>
        <w:t>×10</w:t>
      </w:r>
      <w:r w:rsidR="003A24A9" w:rsidRPr="003A24A9">
        <w:rPr>
          <w:sz w:val="20"/>
          <w:szCs w:val="20"/>
          <w:vertAlign w:val="superscript"/>
          <w:lang w:eastAsia="zh-CN"/>
        </w:rPr>
        <w:t>18</w:t>
      </w:r>
      <w:r w:rsidR="003A24A9">
        <w:rPr>
          <w:sz w:val="20"/>
          <w:szCs w:val="20"/>
          <w:lang w:eastAsia="zh-CN"/>
        </w:rPr>
        <w:t xml:space="preserve"> </w:t>
      </w:r>
      <w:r w:rsidR="00E27320" w:rsidRPr="00E27320">
        <w:rPr>
          <w:sz w:val="20"/>
          <w:szCs w:val="20"/>
          <w:lang w:eastAsia="zh-CN"/>
        </w:rPr>
        <w:t>to 1</w:t>
      </w:r>
      <w:r w:rsidR="003A24A9">
        <w:rPr>
          <w:sz w:val="20"/>
          <w:szCs w:val="20"/>
          <w:lang w:eastAsia="zh-CN"/>
        </w:rPr>
        <w:t>×10</w:t>
      </w:r>
      <w:r w:rsidR="003A24A9" w:rsidRPr="003A24A9">
        <w:rPr>
          <w:sz w:val="20"/>
          <w:szCs w:val="20"/>
          <w:vertAlign w:val="superscript"/>
          <w:lang w:eastAsia="zh-CN"/>
        </w:rPr>
        <w:t>18</w:t>
      </w:r>
      <w:r w:rsidR="003A24A9" w:rsidRPr="003A24A9">
        <w:rPr>
          <w:sz w:val="20"/>
          <w:szCs w:val="20"/>
          <w:lang w:eastAsia="zh-CN"/>
        </w:rPr>
        <w:t xml:space="preserve"> </w:t>
      </w:r>
      <w:r w:rsidR="00E27320" w:rsidRPr="00E27320">
        <w:rPr>
          <w:sz w:val="20"/>
          <w:szCs w:val="20"/>
          <w:lang w:eastAsia="zh-CN"/>
        </w:rPr>
        <w:t>cm</w:t>
      </w:r>
      <w:r w:rsidR="00E27320" w:rsidRPr="003A24A9">
        <w:rPr>
          <w:sz w:val="20"/>
          <w:szCs w:val="20"/>
          <w:vertAlign w:val="superscript"/>
          <w:lang w:eastAsia="zh-CN"/>
        </w:rPr>
        <w:t>-3</w:t>
      </w:r>
      <w:r w:rsidR="00E27320" w:rsidRPr="00E27320">
        <w:rPr>
          <w:sz w:val="20"/>
          <w:szCs w:val="20"/>
          <w:lang w:eastAsia="zh-CN"/>
        </w:rPr>
        <w:t>) p-</w:t>
      </w:r>
      <w:proofErr w:type="spellStart"/>
      <w:r w:rsidR="00E27320" w:rsidRPr="00E27320">
        <w:rPr>
          <w:sz w:val="20"/>
          <w:szCs w:val="20"/>
          <w:lang w:eastAsia="zh-CN"/>
        </w:rPr>
        <w:t>InP</w:t>
      </w:r>
      <w:proofErr w:type="spellEnd"/>
      <w:r w:rsidR="00E27320" w:rsidRPr="00E27320">
        <w:rPr>
          <w:sz w:val="20"/>
          <w:szCs w:val="20"/>
          <w:lang w:eastAsia="zh-CN"/>
        </w:rPr>
        <w:t>. In the intrinsic region, a multiple-quantum-well (MQW) stack is sandwiched between two separate confinement heterostructure layers</w:t>
      </w:r>
      <w:r w:rsidR="00010263" w:rsidRPr="00010263">
        <w:rPr>
          <w:sz w:val="20"/>
          <w:szCs w:val="20"/>
          <w:lang w:eastAsia="zh-CN"/>
        </w:rPr>
        <w:t xml:space="preserve"> </w:t>
      </w:r>
      <w:r w:rsidR="00010263">
        <w:rPr>
          <w:sz w:val="20"/>
          <w:szCs w:val="20"/>
          <w:lang w:eastAsia="zh-CN"/>
        </w:rPr>
        <w:t xml:space="preserve">of </w:t>
      </w:r>
      <w:r w:rsidR="00010263" w:rsidRPr="00E27320">
        <w:rPr>
          <w:sz w:val="20"/>
          <w:szCs w:val="20"/>
          <w:lang w:eastAsia="zh-CN"/>
        </w:rPr>
        <w:t>In</w:t>
      </w:r>
      <w:r w:rsidR="00010263" w:rsidRPr="00B9412F">
        <w:rPr>
          <w:sz w:val="20"/>
          <w:szCs w:val="20"/>
          <w:vertAlign w:val="subscript"/>
          <w:lang w:eastAsia="zh-CN"/>
        </w:rPr>
        <w:t>0.52</w:t>
      </w:r>
      <w:r w:rsidR="00010263" w:rsidRPr="00E27320">
        <w:rPr>
          <w:sz w:val="20"/>
          <w:szCs w:val="20"/>
          <w:lang w:eastAsia="zh-CN"/>
        </w:rPr>
        <w:t>Al</w:t>
      </w:r>
      <w:r w:rsidR="00010263" w:rsidRPr="00B9412F">
        <w:rPr>
          <w:sz w:val="20"/>
          <w:szCs w:val="20"/>
          <w:vertAlign w:val="subscript"/>
          <w:lang w:eastAsia="zh-CN"/>
        </w:rPr>
        <w:t>0.16</w:t>
      </w:r>
      <w:r w:rsidR="00010263" w:rsidRPr="00E27320">
        <w:rPr>
          <w:sz w:val="20"/>
          <w:szCs w:val="20"/>
          <w:lang w:eastAsia="zh-CN"/>
        </w:rPr>
        <w:t>Ga</w:t>
      </w:r>
      <w:r w:rsidR="00010263" w:rsidRPr="00B9412F">
        <w:rPr>
          <w:sz w:val="20"/>
          <w:szCs w:val="20"/>
          <w:vertAlign w:val="subscript"/>
          <w:lang w:eastAsia="zh-CN"/>
        </w:rPr>
        <w:t>0.32</w:t>
      </w:r>
      <w:r w:rsidR="00010263" w:rsidRPr="00E27320">
        <w:rPr>
          <w:sz w:val="20"/>
          <w:szCs w:val="20"/>
          <w:lang w:eastAsia="zh-CN"/>
        </w:rPr>
        <w:t>As</w:t>
      </w:r>
      <w:r w:rsidR="00E27320" w:rsidRPr="00E27320">
        <w:rPr>
          <w:sz w:val="20"/>
          <w:szCs w:val="20"/>
          <w:lang w:eastAsia="zh-CN"/>
        </w:rPr>
        <w:t xml:space="preserve">. </w:t>
      </w:r>
      <w:r w:rsidR="007D1E80">
        <w:rPr>
          <w:sz w:val="20"/>
          <w:szCs w:val="20"/>
          <w:lang w:eastAsia="zh-CN"/>
        </w:rPr>
        <w:t xml:space="preserve">The MQW stack </w:t>
      </w:r>
      <w:r w:rsidR="007E75F1">
        <w:rPr>
          <w:sz w:val="20"/>
          <w:szCs w:val="20"/>
          <w:lang w:eastAsia="zh-CN"/>
        </w:rPr>
        <w:t>(photoabsorption edge at 1560 nm)</w:t>
      </w:r>
      <w:r w:rsidR="007E75F1" w:rsidRPr="00E27320">
        <w:rPr>
          <w:sz w:val="20"/>
          <w:szCs w:val="20"/>
          <w:lang w:eastAsia="zh-CN"/>
        </w:rPr>
        <w:t xml:space="preserve"> </w:t>
      </w:r>
      <w:r w:rsidR="007D1E80">
        <w:rPr>
          <w:sz w:val="20"/>
          <w:szCs w:val="20"/>
          <w:lang w:eastAsia="zh-CN"/>
        </w:rPr>
        <w:t>consists of</w:t>
      </w:r>
      <w:r w:rsidR="00E27320" w:rsidRPr="00E27320">
        <w:rPr>
          <w:sz w:val="20"/>
          <w:szCs w:val="20"/>
          <w:lang w:eastAsia="zh-CN"/>
        </w:rPr>
        <w:t xml:space="preserve"> 10 compressive</w:t>
      </w:r>
      <w:r w:rsidR="007D1E80">
        <w:rPr>
          <w:sz w:val="20"/>
          <w:szCs w:val="20"/>
          <w:lang w:eastAsia="zh-CN"/>
        </w:rPr>
        <w:t>ly strained</w:t>
      </w:r>
      <w:r w:rsidR="00E27320" w:rsidRPr="00E27320">
        <w:rPr>
          <w:sz w:val="20"/>
          <w:szCs w:val="20"/>
          <w:lang w:eastAsia="zh-CN"/>
        </w:rPr>
        <w:t xml:space="preserve"> In</w:t>
      </w:r>
      <w:r w:rsidR="00E27320" w:rsidRPr="00B9412F">
        <w:rPr>
          <w:sz w:val="20"/>
          <w:szCs w:val="20"/>
          <w:vertAlign w:val="subscript"/>
          <w:lang w:eastAsia="zh-CN"/>
        </w:rPr>
        <w:t>0.65</w:t>
      </w:r>
      <w:r w:rsidR="00E27320" w:rsidRPr="00E27320">
        <w:rPr>
          <w:sz w:val="20"/>
          <w:szCs w:val="20"/>
          <w:lang w:eastAsia="zh-CN"/>
        </w:rPr>
        <w:t>Al</w:t>
      </w:r>
      <w:r w:rsidR="00E27320" w:rsidRPr="00B9412F">
        <w:rPr>
          <w:sz w:val="20"/>
          <w:szCs w:val="20"/>
          <w:vertAlign w:val="subscript"/>
          <w:lang w:eastAsia="zh-CN"/>
        </w:rPr>
        <w:t>0.09</w:t>
      </w:r>
      <w:r w:rsidR="00E27320" w:rsidRPr="00E27320">
        <w:rPr>
          <w:sz w:val="20"/>
          <w:szCs w:val="20"/>
          <w:lang w:eastAsia="zh-CN"/>
        </w:rPr>
        <w:t>Ga</w:t>
      </w:r>
      <w:r w:rsidR="00E27320" w:rsidRPr="00B9412F">
        <w:rPr>
          <w:sz w:val="20"/>
          <w:szCs w:val="20"/>
          <w:vertAlign w:val="subscript"/>
          <w:lang w:eastAsia="zh-CN"/>
        </w:rPr>
        <w:t>0.26</w:t>
      </w:r>
      <w:r w:rsidR="00E27320" w:rsidRPr="00E27320">
        <w:rPr>
          <w:sz w:val="20"/>
          <w:szCs w:val="20"/>
          <w:lang w:eastAsia="zh-CN"/>
        </w:rPr>
        <w:t>As</w:t>
      </w:r>
      <w:r w:rsidR="007D1E80">
        <w:rPr>
          <w:sz w:val="20"/>
          <w:szCs w:val="20"/>
          <w:lang w:eastAsia="zh-CN"/>
        </w:rPr>
        <w:t xml:space="preserve"> quantum</w:t>
      </w:r>
      <w:r w:rsidR="00E27320" w:rsidRPr="00E27320">
        <w:rPr>
          <w:sz w:val="20"/>
          <w:szCs w:val="20"/>
          <w:lang w:eastAsia="zh-CN"/>
        </w:rPr>
        <w:t xml:space="preserve"> wells</w:t>
      </w:r>
      <w:r w:rsidR="00FF7CD0">
        <w:rPr>
          <w:sz w:val="20"/>
          <w:szCs w:val="20"/>
          <w:lang w:eastAsia="zh-CN"/>
        </w:rPr>
        <w:t xml:space="preserve"> </w:t>
      </w:r>
      <w:r w:rsidR="00E27320" w:rsidRPr="00E27320">
        <w:rPr>
          <w:sz w:val="20"/>
          <w:szCs w:val="20"/>
          <w:lang w:eastAsia="zh-CN"/>
        </w:rPr>
        <w:t xml:space="preserve">and 11 tensile </w:t>
      </w:r>
      <w:r w:rsidR="007D1E80">
        <w:rPr>
          <w:sz w:val="20"/>
          <w:szCs w:val="20"/>
          <w:lang w:eastAsia="zh-CN"/>
        </w:rPr>
        <w:t xml:space="preserve">strained </w:t>
      </w:r>
      <w:r w:rsidR="00E27320" w:rsidRPr="00E27320">
        <w:rPr>
          <w:sz w:val="20"/>
          <w:szCs w:val="20"/>
          <w:lang w:eastAsia="zh-CN"/>
        </w:rPr>
        <w:t>In</w:t>
      </w:r>
      <w:r w:rsidR="00E27320" w:rsidRPr="00B9412F">
        <w:rPr>
          <w:sz w:val="20"/>
          <w:szCs w:val="20"/>
          <w:vertAlign w:val="subscript"/>
          <w:lang w:eastAsia="zh-CN"/>
        </w:rPr>
        <w:t>0.42</w:t>
      </w:r>
      <w:r w:rsidR="00E27320" w:rsidRPr="00E27320">
        <w:rPr>
          <w:sz w:val="20"/>
          <w:szCs w:val="20"/>
          <w:lang w:eastAsia="zh-CN"/>
        </w:rPr>
        <w:t>Al</w:t>
      </w:r>
      <w:r w:rsidR="00E27320" w:rsidRPr="00B9412F">
        <w:rPr>
          <w:sz w:val="20"/>
          <w:szCs w:val="20"/>
          <w:vertAlign w:val="subscript"/>
          <w:lang w:eastAsia="zh-CN"/>
        </w:rPr>
        <w:t>0.17</w:t>
      </w:r>
      <w:r w:rsidR="00E27320" w:rsidRPr="00E27320">
        <w:rPr>
          <w:sz w:val="20"/>
          <w:szCs w:val="20"/>
          <w:lang w:eastAsia="zh-CN"/>
        </w:rPr>
        <w:t>Ga</w:t>
      </w:r>
      <w:r w:rsidR="00E27320" w:rsidRPr="00B9412F">
        <w:rPr>
          <w:sz w:val="20"/>
          <w:szCs w:val="20"/>
          <w:vertAlign w:val="subscript"/>
          <w:lang w:eastAsia="zh-CN"/>
        </w:rPr>
        <w:t>0.39</w:t>
      </w:r>
      <w:r w:rsidR="00E27320" w:rsidRPr="00E27320">
        <w:rPr>
          <w:sz w:val="20"/>
          <w:szCs w:val="20"/>
          <w:lang w:eastAsia="zh-CN"/>
        </w:rPr>
        <w:t xml:space="preserve">As barriers. At the bottom of </w:t>
      </w:r>
      <w:r w:rsidR="00010263">
        <w:rPr>
          <w:sz w:val="20"/>
          <w:szCs w:val="20"/>
          <w:lang w:eastAsia="zh-CN"/>
        </w:rPr>
        <w:t xml:space="preserve">the </w:t>
      </w:r>
      <w:r w:rsidR="00E27320" w:rsidRPr="00E27320">
        <w:rPr>
          <w:sz w:val="20"/>
          <w:szCs w:val="20"/>
          <w:lang w:eastAsia="zh-CN"/>
        </w:rPr>
        <w:t>III</w:t>
      </w:r>
      <w:r w:rsidR="007D1E80">
        <w:rPr>
          <w:sz w:val="20"/>
          <w:szCs w:val="20"/>
          <w:lang w:eastAsia="zh-CN"/>
        </w:rPr>
        <w:t>-</w:t>
      </w:r>
      <w:r w:rsidR="00E27320" w:rsidRPr="00E27320">
        <w:rPr>
          <w:sz w:val="20"/>
          <w:szCs w:val="20"/>
          <w:lang w:eastAsia="zh-CN"/>
        </w:rPr>
        <w:t>V structure, a 150nm thin n-</w:t>
      </w:r>
      <w:proofErr w:type="spellStart"/>
      <w:r w:rsidR="00E27320" w:rsidRPr="00E27320">
        <w:rPr>
          <w:sz w:val="20"/>
          <w:szCs w:val="20"/>
          <w:lang w:eastAsia="zh-CN"/>
        </w:rPr>
        <w:t>InP</w:t>
      </w:r>
      <w:proofErr w:type="spellEnd"/>
      <w:r w:rsidR="00B9412F">
        <w:rPr>
          <w:sz w:val="20"/>
          <w:szCs w:val="20"/>
          <w:lang w:eastAsia="zh-CN"/>
        </w:rPr>
        <w:t xml:space="preserve"> (3</w:t>
      </w:r>
      <w:r w:rsidR="003A24A9">
        <w:rPr>
          <w:sz w:val="20"/>
          <w:szCs w:val="20"/>
          <w:lang w:eastAsia="zh-CN"/>
        </w:rPr>
        <w:t>×10</w:t>
      </w:r>
      <w:r w:rsidR="00B9412F" w:rsidRPr="003A24A9">
        <w:rPr>
          <w:sz w:val="20"/>
          <w:szCs w:val="20"/>
          <w:vertAlign w:val="superscript"/>
          <w:lang w:eastAsia="zh-CN"/>
        </w:rPr>
        <w:t>18</w:t>
      </w:r>
      <w:r w:rsidR="003A24A9">
        <w:rPr>
          <w:sz w:val="20"/>
          <w:szCs w:val="20"/>
          <w:lang w:eastAsia="zh-CN"/>
        </w:rPr>
        <w:t xml:space="preserve"> </w:t>
      </w:r>
      <w:r w:rsidR="003A24A9" w:rsidRPr="00E27320">
        <w:rPr>
          <w:sz w:val="20"/>
          <w:szCs w:val="20"/>
          <w:lang w:eastAsia="zh-CN"/>
        </w:rPr>
        <w:t>cm</w:t>
      </w:r>
      <w:r w:rsidR="003A24A9" w:rsidRPr="003A24A9">
        <w:rPr>
          <w:sz w:val="20"/>
          <w:szCs w:val="20"/>
          <w:vertAlign w:val="superscript"/>
          <w:lang w:eastAsia="zh-CN"/>
        </w:rPr>
        <w:t>-3</w:t>
      </w:r>
      <w:r w:rsidR="00B9412F">
        <w:rPr>
          <w:sz w:val="20"/>
          <w:szCs w:val="20"/>
          <w:lang w:eastAsia="zh-CN"/>
        </w:rPr>
        <w:t>)</w:t>
      </w:r>
      <w:r w:rsidR="00E27320" w:rsidRPr="00E27320">
        <w:rPr>
          <w:sz w:val="20"/>
          <w:szCs w:val="20"/>
          <w:lang w:eastAsia="zh-CN"/>
        </w:rPr>
        <w:t xml:space="preserve"> layer is connected with </w:t>
      </w:r>
      <w:r w:rsidR="00010263">
        <w:rPr>
          <w:sz w:val="20"/>
          <w:szCs w:val="20"/>
          <w:lang w:eastAsia="zh-CN"/>
        </w:rPr>
        <w:t xml:space="preserve">the </w:t>
      </w:r>
      <w:r w:rsidR="00E27320" w:rsidRPr="00E27320">
        <w:rPr>
          <w:sz w:val="20"/>
          <w:szCs w:val="20"/>
          <w:lang w:eastAsia="zh-CN"/>
        </w:rPr>
        <w:t>ground metal</w:t>
      </w:r>
      <w:r w:rsidR="007D1E80">
        <w:rPr>
          <w:sz w:val="20"/>
          <w:szCs w:val="20"/>
          <w:lang w:eastAsia="zh-CN"/>
        </w:rPr>
        <w:t xml:space="preserve"> lines</w:t>
      </w:r>
      <w:r w:rsidR="00E27320" w:rsidRPr="00E27320">
        <w:rPr>
          <w:sz w:val="20"/>
          <w:szCs w:val="20"/>
          <w:lang w:eastAsia="zh-CN"/>
        </w:rPr>
        <w:t xml:space="preserve">.  </w:t>
      </w:r>
      <w:r w:rsidR="007D1E80">
        <w:rPr>
          <w:sz w:val="20"/>
          <w:szCs w:val="20"/>
          <w:lang w:eastAsia="zh-CN"/>
        </w:rPr>
        <w:t>The d</w:t>
      </w:r>
      <w:r w:rsidR="007D1E80" w:rsidRPr="00E27320">
        <w:rPr>
          <w:sz w:val="20"/>
          <w:szCs w:val="20"/>
          <w:lang w:eastAsia="zh-CN"/>
        </w:rPr>
        <w:t>etail</w:t>
      </w:r>
      <w:r w:rsidR="007D1E80">
        <w:rPr>
          <w:sz w:val="20"/>
          <w:szCs w:val="20"/>
          <w:lang w:eastAsia="zh-CN"/>
        </w:rPr>
        <w:t>ed</w:t>
      </w:r>
      <w:r w:rsidR="007D1E80" w:rsidRPr="00E27320">
        <w:rPr>
          <w:sz w:val="20"/>
          <w:szCs w:val="20"/>
          <w:lang w:eastAsia="zh-CN"/>
        </w:rPr>
        <w:t xml:space="preserve"> </w:t>
      </w:r>
      <w:r w:rsidR="00E27320" w:rsidRPr="00E27320">
        <w:rPr>
          <w:sz w:val="20"/>
          <w:szCs w:val="20"/>
          <w:lang w:eastAsia="zh-CN"/>
        </w:rPr>
        <w:t>epitaxial layer</w:t>
      </w:r>
      <w:r w:rsidR="007D1E80">
        <w:rPr>
          <w:sz w:val="20"/>
          <w:szCs w:val="20"/>
          <w:lang w:eastAsia="zh-CN"/>
        </w:rPr>
        <w:t xml:space="preserve"> structure</w:t>
      </w:r>
      <w:r w:rsidR="00E27320" w:rsidRPr="00E27320">
        <w:rPr>
          <w:sz w:val="20"/>
          <w:szCs w:val="20"/>
          <w:lang w:eastAsia="zh-CN"/>
        </w:rPr>
        <w:t xml:space="preserve"> </w:t>
      </w:r>
      <w:r w:rsidR="007D1E80">
        <w:rPr>
          <w:sz w:val="20"/>
          <w:szCs w:val="20"/>
          <w:lang w:eastAsia="zh-CN"/>
        </w:rPr>
        <w:t>is</w:t>
      </w:r>
      <w:r w:rsidR="007D1E80" w:rsidRPr="00E27320">
        <w:rPr>
          <w:sz w:val="20"/>
          <w:szCs w:val="20"/>
          <w:lang w:eastAsia="zh-CN"/>
        </w:rPr>
        <w:t xml:space="preserve"> </w:t>
      </w:r>
      <w:r w:rsidR="00E27320" w:rsidRPr="00E27320">
        <w:rPr>
          <w:sz w:val="20"/>
          <w:szCs w:val="20"/>
          <w:lang w:eastAsia="zh-CN"/>
        </w:rPr>
        <w:t xml:space="preserve">shown in Fig. </w:t>
      </w:r>
      <w:r>
        <w:rPr>
          <w:sz w:val="20"/>
          <w:szCs w:val="20"/>
          <w:lang w:eastAsia="zh-CN"/>
        </w:rPr>
        <w:t>1</w:t>
      </w:r>
      <w:r w:rsidR="00DC4621">
        <w:rPr>
          <w:sz w:val="20"/>
          <w:szCs w:val="20"/>
          <w:lang w:eastAsia="zh-CN"/>
        </w:rPr>
        <w:t>(a)</w:t>
      </w:r>
      <w:r w:rsidR="007F2259">
        <w:rPr>
          <w:sz w:val="20"/>
          <w:szCs w:val="20"/>
          <w:lang w:eastAsia="zh-CN"/>
        </w:rPr>
        <w:t xml:space="preserve"> and (b)</w:t>
      </w:r>
      <w:r w:rsidR="00E27320">
        <w:rPr>
          <w:rFonts w:hint="eastAsia"/>
          <w:sz w:val="20"/>
          <w:szCs w:val="20"/>
          <w:lang w:eastAsia="zh-CN"/>
        </w:rPr>
        <w:t>.</w:t>
      </w:r>
    </w:p>
    <w:p w14:paraId="1C3F28DB" w14:textId="79788ED9" w:rsidR="00BD3229" w:rsidRDefault="00DF3F9C" w:rsidP="00E03DEE">
      <w:pPr>
        <w:spacing w:line="480" w:lineRule="auto"/>
        <w:ind w:firstLine="360"/>
        <w:jc w:val="both"/>
        <w:rPr>
          <w:sz w:val="20"/>
          <w:szCs w:val="20"/>
        </w:rPr>
      </w:pPr>
      <w:r w:rsidRPr="00DF3F9C">
        <w:rPr>
          <w:sz w:val="20"/>
          <w:szCs w:val="20"/>
        </w:rPr>
        <w:t xml:space="preserve">The fabrication process of </w:t>
      </w:r>
      <w:r w:rsidR="00FA3079">
        <w:rPr>
          <w:sz w:val="20"/>
          <w:szCs w:val="20"/>
        </w:rPr>
        <w:t xml:space="preserve">this EAM is simpler than </w:t>
      </w:r>
      <w:r w:rsidR="00E21FCD">
        <w:rPr>
          <w:sz w:val="20"/>
          <w:szCs w:val="20"/>
        </w:rPr>
        <w:t xml:space="preserve">that of </w:t>
      </w:r>
      <w:r w:rsidR="00FA3079">
        <w:rPr>
          <w:sz w:val="20"/>
          <w:szCs w:val="20"/>
        </w:rPr>
        <w:t>our previous laser</w:t>
      </w:r>
      <w:r w:rsidR="00E21FCD">
        <w:rPr>
          <w:sz w:val="20"/>
          <w:szCs w:val="20"/>
        </w:rPr>
        <w:t>/</w:t>
      </w:r>
      <w:r w:rsidR="00FA3079">
        <w:rPr>
          <w:sz w:val="20"/>
          <w:szCs w:val="20"/>
        </w:rPr>
        <w:t>modulator.</w:t>
      </w:r>
      <w:r w:rsidR="007E75F1">
        <w:rPr>
          <w:sz w:val="20"/>
          <w:szCs w:val="20"/>
          <w:vertAlign w:val="superscript"/>
        </w:rPr>
        <w:t>4, 8</w:t>
      </w:r>
      <w:r w:rsidR="0082201E">
        <w:rPr>
          <w:sz w:val="20"/>
          <w:szCs w:val="20"/>
          <w:vertAlign w:val="superscript"/>
        </w:rPr>
        <w:t xml:space="preserve">, </w:t>
      </w:r>
      <w:r w:rsidR="007E75F1">
        <w:rPr>
          <w:sz w:val="20"/>
          <w:szCs w:val="20"/>
          <w:vertAlign w:val="superscript"/>
        </w:rPr>
        <w:t>9</w:t>
      </w:r>
      <w:r w:rsidR="00FA3079">
        <w:rPr>
          <w:sz w:val="20"/>
          <w:szCs w:val="20"/>
        </w:rPr>
        <w:t xml:space="preserve"> </w:t>
      </w:r>
      <w:r w:rsidR="00730FBB">
        <w:rPr>
          <w:sz w:val="20"/>
          <w:szCs w:val="20"/>
        </w:rPr>
        <w:t>Thanks to</w:t>
      </w:r>
      <w:r w:rsidR="005B2CC5">
        <w:rPr>
          <w:sz w:val="20"/>
          <w:szCs w:val="20"/>
        </w:rPr>
        <w:t xml:space="preserve"> the</w:t>
      </w:r>
      <w:r w:rsidR="00FA3079">
        <w:rPr>
          <w:sz w:val="20"/>
          <w:szCs w:val="20"/>
        </w:rPr>
        <w:t xml:space="preserve"> high</w:t>
      </w:r>
      <w:r w:rsidR="007B4545">
        <w:rPr>
          <w:sz w:val="20"/>
          <w:szCs w:val="20"/>
        </w:rPr>
        <w:t>ly</w:t>
      </w:r>
      <w:r w:rsidR="00FA3079">
        <w:rPr>
          <w:sz w:val="20"/>
          <w:szCs w:val="20"/>
        </w:rPr>
        <w:t xml:space="preserve"> selective wet etching process</w:t>
      </w:r>
      <w:r w:rsidR="007D1E80">
        <w:rPr>
          <w:sz w:val="20"/>
          <w:szCs w:val="20"/>
        </w:rPr>
        <w:t xml:space="preserve"> used</w:t>
      </w:r>
      <w:r w:rsidR="00FA3079">
        <w:rPr>
          <w:sz w:val="20"/>
          <w:szCs w:val="20"/>
        </w:rPr>
        <w:t xml:space="preserve">, </w:t>
      </w:r>
      <w:r w:rsidR="007B4545">
        <w:rPr>
          <w:sz w:val="20"/>
          <w:szCs w:val="20"/>
        </w:rPr>
        <w:t xml:space="preserve">a </w:t>
      </w:r>
      <w:r w:rsidR="00FA3079" w:rsidRPr="00FA3079">
        <w:rPr>
          <w:sz w:val="20"/>
          <w:szCs w:val="20"/>
        </w:rPr>
        <w:t xml:space="preserve">photoresist mask instead of </w:t>
      </w:r>
      <w:r w:rsidR="007B4545">
        <w:rPr>
          <w:sz w:val="20"/>
          <w:szCs w:val="20"/>
        </w:rPr>
        <w:t xml:space="preserve">a </w:t>
      </w:r>
      <w:proofErr w:type="spellStart"/>
      <w:r w:rsidR="00FA3079" w:rsidRPr="00FA3079">
        <w:rPr>
          <w:sz w:val="20"/>
          <w:szCs w:val="20"/>
        </w:rPr>
        <w:t>SiN</w:t>
      </w:r>
      <w:proofErr w:type="spellEnd"/>
      <w:r w:rsidR="00FA3079" w:rsidRPr="00FA3079">
        <w:rPr>
          <w:sz w:val="20"/>
          <w:szCs w:val="20"/>
        </w:rPr>
        <w:t xml:space="preserve"> hard mask</w:t>
      </w:r>
      <w:r w:rsidR="007D1E80">
        <w:rPr>
          <w:sz w:val="20"/>
          <w:szCs w:val="20"/>
        </w:rPr>
        <w:t xml:space="preserve"> can be used</w:t>
      </w:r>
      <w:r w:rsidR="00FA3079">
        <w:rPr>
          <w:sz w:val="20"/>
          <w:szCs w:val="20"/>
        </w:rPr>
        <w:t xml:space="preserve"> to define the III</w:t>
      </w:r>
      <w:r w:rsidR="007D1E80">
        <w:rPr>
          <w:sz w:val="20"/>
          <w:szCs w:val="20"/>
        </w:rPr>
        <w:t>-</w:t>
      </w:r>
      <w:r w:rsidR="00FA3079">
        <w:rPr>
          <w:sz w:val="20"/>
          <w:szCs w:val="20"/>
        </w:rPr>
        <w:t>V waveguide</w:t>
      </w:r>
      <w:r w:rsidR="00FA3079" w:rsidRPr="00FA3079">
        <w:rPr>
          <w:sz w:val="20"/>
          <w:szCs w:val="20"/>
        </w:rPr>
        <w:t xml:space="preserve">. </w:t>
      </w:r>
      <w:r w:rsidR="00FA3079">
        <w:rPr>
          <w:sz w:val="20"/>
          <w:szCs w:val="20"/>
        </w:rPr>
        <w:t xml:space="preserve">In this way, </w:t>
      </w:r>
      <w:r w:rsidR="007D1E80">
        <w:rPr>
          <w:sz w:val="20"/>
          <w:szCs w:val="20"/>
        </w:rPr>
        <w:t xml:space="preserve">the </w:t>
      </w:r>
      <w:r w:rsidR="00FA3079">
        <w:rPr>
          <w:sz w:val="20"/>
          <w:szCs w:val="20"/>
        </w:rPr>
        <w:t>deposit</w:t>
      </w:r>
      <w:r w:rsidR="007D1E80">
        <w:rPr>
          <w:sz w:val="20"/>
          <w:szCs w:val="20"/>
        </w:rPr>
        <w:t>ion</w:t>
      </w:r>
      <w:r w:rsidR="00FA3079">
        <w:rPr>
          <w:sz w:val="20"/>
          <w:szCs w:val="20"/>
        </w:rPr>
        <w:t xml:space="preserve"> </w:t>
      </w:r>
      <w:r w:rsidR="007D1E80">
        <w:rPr>
          <w:sz w:val="20"/>
          <w:szCs w:val="20"/>
        </w:rPr>
        <w:t xml:space="preserve">and </w:t>
      </w:r>
      <w:r w:rsidR="00FA3079">
        <w:rPr>
          <w:sz w:val="20"/>
          <w:szCs w:val="20"/>
        </w:rPr>
        <w:t>etch</w:t>
      </w:r>
      <w:r w:rsidR="007D1E80">
        <w:rPr>
          <w:sz w:val="20"/>
          <w:szCs w:val="20"/>
        </w:rPr>
        <w:t>ing</w:t>
      </w:r>
      <w:r w:rsidR="007B4545">
        <w:rPr>
          <w:sz w:val="20"/>
          <w:szCs w:val="20"/>
        </w:rPr>
        <w:t xml:space="preserve"> </w:t>
      </w:r>
      <w:r w:rsidR="007D1E80">
        <w:rPr>
          <w:sz w:val="20"/>
          <w:szCs w:val="20"/>
        </w:rPr>
        <w:t xml:space="preserve">of </w:t>
      </w:r>
      <w:proofErr w:type="spellStart"/>
      <w:r w:rsidR="00FA3079">
        <w:rPr>
          <w:sz w:val="20"/>
          <w:szCs w:val="20"/>
        </w:rPr>
        <w:t>SiN</w:t>
      </w:r>
      <w:proofErr w:type="spellEnd"/>
      <w:r w:rsidR="00FA3079">
        <w:rPr>
          <w:sz w:val="20"/>
          <w:szCs w:val="20"/>
        </w:rPr>
        <w:t xml:space="preserve"> </w:t>
      </w:r>
      <w:proofErr w:type="spellStart"/>
      <w:r w:rsidR="007D1E80">
        <w:rPr>
          <w:sz w:val="20"/>
          <w:szCs w:val="20"/>
        </w:rPr>
        <w:t>hardmask</w:t>
      </w:r>
      <w:proofErr w:type="spellEnd"/>
      <w:r w:rsidR="007D1E80">
        <w:rPr>
          <w:sz w:val="20"/>
          <w:szCs w:val="20"/>
        </w:rPr>
        <w:t xml:space="preserve"> </w:t>
      </w:r>
      <w:r w:rsidR="00FA3079">
        <w:rPr>
          <w:sz w:val="20"/>
          <w:szCs w:val="20"/>
        </w:rPr>
        <w:t>layer</w:t>
      </w:r>
      <w:r w:rsidR="007D1E80">
        <w:rPr>
          <w:sz w:val="20"/>
          <w:szCs w:val="20"/>
        </w:rPr>
        <w:t>s</w:t>
      </w:r>
      <w:r w:rsidR="00FA3079">
        <w:rPr>
          <w:sz w:val="20"/>
          <w:szCs w:val="20"/>
        </w:rPr>
        <w:t xml:space="preserve"> by PECVD </w:t>
      </w:r>
      <w:r w:rsidR="007D1E80">
        <w:rPr>
          <w:sz w:val="20"/>
          <w:szCs w:val="20"/>
        </w:rPr>
        <w:t xml:space="preserve">and </w:t>
      </w:r>
      <w:r w:rsidR="00FA3079">
        <w:rPr>
          <w:sz w:val="20"/>
          <w:szCs w:val="20"/>
        </w:rPr>
        <w:t>ICP-RIE</w:t>
      </w:r>
      <w:r w:rsidR="007D1E80">
        <w:rPr>
          <w:sz w:val="20"/>
          <w:szCs w:val="20"/>
        </w:rPr>
        <w:t xml:space="preserve"> respectively is avoided</w:t>
      </w:r>
      <w:r w:rsidR="00FA3079">
        <w:rPr>
          <w:sz w:val="20"/>
          <w:szCs w:val="20"/>
        </w:rPr>
        <w:t xml:space="preserve">. </w:t>
      </w:r>
      <w:r w:rsidRPr="00DF3F9C">
        <w:rPr>
          <w:sz w:val="20"/>
          <w:szCs w:val="20"/>
        </w:rPr>
        <w:t xml:space="preserve">The SOI </w:t>
      </w:r>
      <w:r w:rsidR="007D1E80">
        <w:rPr>
          <w:sz w:val="20"/>
          <w:szCs w:val="20"/>
        </w:rPr>
        <w:t xml:space="preserve">waveguide circuit </w:t>
      </w:r>
      <w:r w:rsidRPr="00DF3F9C">
        <w:rPr>
          <w:sz w:val="20"/>
          <w:szCs w:val="20"/>
        </w:rPr>
        <w:t xml:space="preserve">is fabricated through an </w:t>
      </w:r>
      <w:proofErr w:type="spellStart"/>
      <w:r w:rsidRPr="00DF3F9C">
        <w:rPr>
          <w:sz w:val="20"/>
          <w:szCs w:val="20"/>
        </w:rPr>
        <w:t>ePIXfab</w:t>
      </w:r>
      <w:proofErr w:type="spellEnd"/>
      <w:r w:rsidRPr="00DF3F9C">
        <w:rPr>
          <w:sz w:val="20"/>
          <w:szCs w:val="20"/>
        </w:rPr>
        <w:t xml:space="preserve"> Multi Project Wafer run.</w:t>
      </w:r>
      <w:r w:rsidR="005437BF">
        <w:rPr>
          <w:sz w:val="20"/>
          <w:szCs w:val="20"/>
          <w:vertAlign w:val="superscript"/>
        </w:rPr>
        <w:t>15</w:t>
      </w:r>
      <w:r w:rsidRPr="00DF3F9C">
        <w:rPr>
          <w:sz w:val="20"/>
          <w:szCs w:val="20"/>
        </w:rPr>
        <w:t xml:space="preserve"> </w:t>
      </w:r>
      <w:proofErr w:type="gramStart"/>
      <w:r w:rsidRPr="00DF3F9C">
        <w:rPr>
          <w:sz w:val="20"/>
          <w:szCs w:val="20"/>
        </w:rPr>
        <w:t>The</w:t>
      </w:r>
      <w:proofErr w:type="gramEnd"/>
      <w:r w:rsidRPr="00DF3F9C">
        <w:rPr>
          <w:sz w:val="20"/>
          <w:szCs w:val="20"/>
        </w:rPr>
        <w:t xml:space="preserve"> silicon ridge waveguide is 1.5 μm </w:t>
      </w:r>
      <w:r w:rsidR="007B4545">
        <w:rPr>
          <w:sz w:val="20"/>
          <w:szCs w:val="20"/>
        </w:rPr>
        <w:t>wide</w:t>
      </w:r>
      <w:r w:rsidRPr="00DF3F9C">
        <w:rPr>
          <w:sz w:val="20"/>
          <w:szCs w:val="20"/>
        </w:rPr>
        <w:t xml:space="preserve">. </w:t>
      </w:r>
      <w:r w:rsidR="005D1221">
        <w:rPr>
          <w:sz w:val="20"/>
          <w:szCs w:val="20"/>
        </w:rPr>
        <w:t>After bonding and remov</w:t>
      </w:r>
      <w:r w:rsidR="00547D7E">
        <w:rPr>
          <w:sz w:val="20"/>
          <w:szCs w:val="20"/>
        </w:rPr>
        <w:t>ing</w:t>
      </w:r>
      <w:r w:rsidR="005D1221">
        <w:rPr>
          <w:sz w:val="20"/>
          <w:szCs w:val="20"/>
        </w:rPr>
        <w:t xml:space="preserve"> </w:t>
      </w:r>
      <w:r w:rsidR="007B4545">
        <w:rPr>
          <w:sz w:val="20"/>
          <w:szCs w:val="20"/>
        </w:rPr>
        <w:t xml:space="preserve">the </w:t>
      </w:r>
      <w:proofErr w:type="spellStart"/>
      <w:proofErr w:type="gramStart"/>
      <w:r w:rsidR="005D1221">
        <w:rPr>
          <w:sz w:val="20"/>
          <w:szCs w:val="20"/>
        </w:rPr>
        <w:t>InP</w:t>
      </w:r>
      <w:proofErr w:type="spellEnd"/>
      <w:proofErr w:type="gramEnd"/>
      <w:r w:rsidR="005D1221">
        <w:rPr>
          <w:sz w:val="20"/>
          <w:szCs w:val="20"/>
        </w:rPr>
        <w:t xml:space="preserve"> </w:t>
      </w:r>
      <w:r w:rsidR="007B4545">
        <w:rPr>
          <w:sz w:val="20"/>
          <w:szCs w:val="20"/>
        </w:rPr>
        <w:t>s</w:t>
      </w:r>
      <w:r w:rsidR="005D1221">
        <w:rPr>
          <w:sz w:val="20"/>
          <w:szCs w:val="20"/>
        </w:rPr>
        <w:t xml:space="preserve">ubstrate, the </w:t>
      </w:r>
      <w:proofErr w:type="spellStart"/>
      <w:r w:rsidR="005D1221">
        <w:rPr>
          <w:sz w:val="20"/>
          <w:szCs w:val="20"/>
          <w:lang w:eastAsia="zh-CN"/>
        </w:rPr>
        <w:t>InGaAs</w:t>
      </w:r>
      <w:proofErr w:type="spellEnd"/>
      <w:r w:rsidR="005D1221">
        <w:rPr>
          <w:sz w:val="20"/>
          <w:szCs w:val="20"/>
          <w:lang w:eastAsia="zh-CN"/>
        </w:rPr>
        <w:t xml:space="preserve"> layer is </w:t>
      </w:r>
      <w:r w:rsidR="007D1E80">
        <w:rPr>
          <w:sz w:val="20"/>
          <w:szCs w:val="20"/>
          <w:lang w:eastAsia="zh-CN"/>
        </w:rPr>
        <w:t xml:space="preserve">patterned </w:t>
      </w:r>
      <w:r w:rsidR="005D1221">
        <w:rPr>
          <w:sz w:val="20"/>
          <w:szCs w:val="20"/>
          <w:lang w:eastAsia="zh-CN"/>
        </w:rPr>
        <w:t xml:space="preserve">by wet-etching </w:t>
      </w:r>
      <w:r w:rsidR="007D1E80" w:rsidRPr="00F30DA8">
        <w:rPr>
          <w:sz w:val="20"/>
          <w:szCs w:val="20"/>
          <w:lang w:eastAsia="zh-CN"/>
        </w:rPr>
        <w:t>(</w:t>
      </w:r>
      <w:r w:rsidR="00F04AD7" w:rsidRPr="00F30DA8">
        <w:rPr>
          <w:sz w:val="20"/>
          <w:szCs w:val="20"/>
          <w:lang w:eastAsia="zh-CN"/>
        </w:rPr>
        <w:t>H</w:t>
      </w:r>
      <w:r w:rsidR="00F04AD7" w:rsidRPr="00F30DA8">
        <w:rPr>
          <w:sz w:val="20"/>
          <w:szCs w:val="20"/>
          <w:vertAlign w:val="subscript"/>
          <w:lang w:eastAsia="zh-CN"/>
        </w:rPr>
        <w:t>3</w:t>
      </w:r>
      <w:r w:rsidR="00F04AD7" w:rsidRPr="00F30DA8">
        <w:rPr>
          <w:sz w:val="20"/>
          <w:szCs w:val="20"/>
          <w:lang w:eastAsia="zh-CN"/>
        </w:rPr>
        <w:t>PO</w:t>
      </w:r>
      <w:r w:rsidR="00F04AD7" w:rsidRPr="00F30DA8">
        <w:rPr>
          <w:sz w:val="20"/>
          <w:szCs w:val="20"/>
          <w:vertAlign w:val="subscript"/>
          <w:lang w:eastAsia="zh-CN"/>
        </w:rPr>
        <w:t>4</w:t>
      </w:r>
      <w:r w:rsidR="00F04AD7" w:rsidRPr="00F30DA8">
        <w:rPr>
          <w:sz w:val="20"/>
          <w:szCs w:val="20"/>
          <w:lang w:eastAsia="zh-CN"/>
        </w:rPr>
        <w:t>:H</w:t>
      </w:r>
      <w:r w:rsidR="00F04AD7" w:rsidRPr="00F30DA8">
        <w:rPr>
          <w:sz w:val="20"/>
          <w:szCs w:val="20"/>
          <w:vertAlign w:val="subscript"/>
          <w:lang w:eastAsia="zh-CN"/>
        </w:rPr>
        <w:t>2</w:t>
      </w:r>
      <w:r w:rsidR="00F04AD7" w:rsidRPr="00F30DA8">
        <w:rPr>
          <w:sz w:val="20"/>
          <w:szCs w:val="20"/>
          <w:lang w:eastAsia="zh-CN"/>
        </w:rPr>
        <w:t>O</w:t>
      </w:r>
      <w:r w:rsidR="00F04AD7" w:rsidRPr="00F30DA8">
        <w:rPr>
          <w:sz w:val="20"/>
          <w:szCs w:val="20"/>
          <w:vertAlign w:val="subscript"/>
          <w:lang w:eastAsia="zh-CN"/>
        </w:rPr>
        <w:t>2</w:t>
      </w:r>
      <w:r w:rsidR="00F04AD7" w:rsidRPr="00F30DA8">
        <w:rPr>
          <w:sz w:val="20"/>
          <w:szCs w:val="20"/>
          <w:lang w:eastAsia="zh-CN"/>
        </w:rPr>
        <w:t>:H</w:t>
      </w:r>
      <w:r w:rsidR="00F04AD7" w:rsidRPr="00F30DA8">
        <w:rPr>
          <w:sz w:val="20"/>
          <w:szCs w:val="20"/>
          <w:vertAlign w:val="subscript"/>
          <w:lang w:eastAsia="zh-CN"/>
        </w:rPr>
        <w:t>2</w:t>
      </w:r>
      <w:r w:rsidR="00F04AD7" w:rsidRPr="00F30DA8">
        <w:rPr>
          <w:sz w:val="20"/>
          <w:szCs w:val="20"/>
          <w:lang w:eastAsia="zh-CN"/>
        </w:rPr>
        <w:t>O = 1:1:20</w:t>
      </w:r>
      <w:r w:rsidR="007D1E80" w:rsidRPr="00F30DA8">
        <w:rPr>
          <w:sz w:val="20"/>
          <w:szCs w:val="20"/>
          <w:lang w:eastAsia="zh-CN"/>
        </w:rPr>
        <w:t>)</w:t>
      </w:r>
      <w:r w:rsidR="007D1E80">
        <w:rPr>
          <w:sz w:val="20"/>
          <w:szCs w:val="20"/>
          <w:lang w:eastAsia="zh-CN"/>
        </w:rPr>
        <w:t xml:space="preserve"> </w:t>
      </w:r>
      <w:r w:rsidR="007D1E80">
        <w:rPr>
          <w:sz w:val="20"/>
          <w:szCs w:val="20"/>
          <w:lang w:eastAsia="zh-CN"/>
        </w:rPr>
        <w:lastRenderedPageBreak/>
        <w:t xml:space="preserve">using a </w:t>
      </w:r>
      <w:r w:rsidR="005D1221">
        <w:rPr>
          <w:sz w:val="20"/>
          <w:szCs w:val="20"/>
          <w:lang w:eastAsia="zh-CN"/>
        </w:rPr>
        <w:t>photoresist mask.</w:t>
      </w:r>
      <w:r w:rsidR="005D1221">
        <w:rPr>
          <w:sz w:val="20"/>
          <w:szCs w:val="20"/>
        </w:rPr>
        <w:t xml:space="preserve"> </w:t>
      </w:r>
      <w:r w:rsidR="00C47AF3">
        <w:rPr>
          <w:sz w:val="20"/>
          <w:szCs w:val="20"/>
        </w:rPr>
        <w:t>Then</w:t>
      </w:r>
      <w:r w:rsidR="00803B00">
        <w:rPr>
          <w:sz w:val="20"/>
          <w:szCs w:val="20"/>
        </w:rPr>
        <w:t xml:space="preserve"> the </w:t>
      </w:r>
      <w:r w:rsidR="00803B00" w:rsidRPr="00DF3F9C">
        <w:rPr>
          <w:sz w:val="20"/>
          <w:szCs w:val="20"/>
        </w:rPr>
        <w:t>p-</w:t>
      </w:r>
      <w:proofErr w:type="spellStart"/>
      <w:r w:rsidR="00803B00" w:rsidRPr="00DF3F9C">
        <w:rPr>
          <w:sz w:val="20"/>
          <w:szCs w:val="20"/>
        </w:rPr>
        <w:t>InP</w:t>
      </w:r>
      <w:proofErr w:type="spellEnd"/>
      <w:r w:rsidR="00803B00" w:rsidRPr="00DF3F9C">
        <w:rPr>
          <w:sz w:val="20"/>
          <w:szCs w:val="20"/>
        </w:rPr>
        <w:t xml:space="preserve"> </w:t>
      </w:r>
      <w:r w:rsidR="00803B00">
        <w:rPr>
          <w:sz w:val="20"/>
          <w:szCs w:val="20"/>
        </w:rPr>
        <w:t>waveguide is defined</w:t>
      </w:r>
      <w:r w:rsidR="00803B00" w:rsidRPr="00803B00">
        <w:rPr>
          <w:sz w:val="20"/>
          <w:szCs w:val="20"/>
        </w:rPr>
        <w:t xml:space="preserve"> </w:t>
      </w:r>
      <w:r w:rsidR="007D1E80">
        <w:rPr>
          <w:sz w:val="20"/>
          <w:szCs w:val="20"/>
        </w:rPr>
        <w:t xml:space="preserve">using the </w:t>
      </w:r>
      <w:proofErr w:type="spellStart"/>
      <w:r w:rsidR="00803B00" w:rsidRPr="00803B00">
        <w:rPr>
          <w:sz w:val="20"/>
          <w:szCs w:val="20"/>
        </w:rPr>
        <w:t>InGaAs</w:t>
      </w:r>
      <w:proofErr w:type="spellEnd"/>
      <w:r w:rsidR="00803B00" w:rsidRPr="00803B00">
        <w:rPr>
          <w:sz w:val="20"/>
          <w:szCs w:val="20"/>
        </w:rPr>
        <w:t xml:space="preserve"> pattern</w:t>
      </w:r>
      <w:r w:rsidR="007D1E80">
        <w:rPr>
          <w:sz w:val="20"/>
          <w:szCs w:val="20"/>
        </w:rPr>
        <w:t xml:space="preserve"> as a mask</w:t>
      </w:r>
      <w:r w:rsidR="00803B00">
        <w:rPr>
          <w:sz w:val="20"/>
          <w:szCs w:val="20"/>
        </w:rPr>
        <w:t xml:space="preserve"> </w:t>
      </w:r>
      <w:r w:rsidR="00CD472B">
        <w:rPr>
          <w:sz w:val="20"/>
          <w:szCs w:val="20"/>
        </w:rPr>
        <w:t>th</w:t>
      </w:r>
      <w:r w:rsidR="007B4545">
        <w:rPr>
          <w:sz w:val="20"/>
          <w:szCs w:val="20"/>
        </w:rPr>
        <w:t>r</w:t>
      </w:r>
      <w:r w:rsidR="00CD472B">
        <w:rPr>
          <w:sz w:val="20"/>
          <w:szCs w:val="20"/>
        </w:rPr>
        <w:t>o</w:t>
      </w:r>
      <w:r w:rsidR="00EA1579">
        <w:rPr>
          <w:sz w:val="20"/>
          <w:szCs w:val="20"/>
        </w:rPr>
        <w:t>u</w:t>
      </w:r>
      <w:r w:rsidR="00CD472B">
        <w:rPr>
          <w:sz w:val="20"/>
          <w:szCs w:val="20"/>
        </w:rPr>
        <w:t>gh</w:t>
      </w:r>
      <w:r w:rsidR="0043680A">
        <w:rPr>
          <w:sz w:val="20"/>
          <w:szCs w:val="20"/>
        </w:rPr>
        <w:t xml:space="preserve"> </w:t>
      </w:r>
      <w:r w:rsidR="00C57930">
        <w:rPr>
          <w:sz w:val="20"/>
          <w:szCs w:val="20"/>
        </w:rPr>
        <w:t>wet etching</w:t>
      </w:r>
      <w:r w:rsidR="007D1E80">
        <w:rPr>
          <w:sz w:val="20"/>
          <w:szCs w:val="20"/>
        </w:rPr>
        <w:t xml:space="preserve"> </w:t>
      </w:r>
      <w:r w:rsidR="007D1E80" w:rsidRPr="00F30DA8">
        <w:rPr>
          <w:sz w:val="20"/>
          <w:szCs w:val="20"/>
        </w:rPr>
        <w:t>(</w:t>
      </w:r>
      <w:r w:rsidR="00F04AD7" w:rsidRPr="00F30DA8">
        <w:rPr>
          <w:sz w:val="20"/>
          <w:szCs w:val="20"/>
        </w:rPr>
        <w:t>HCl</w:t>
      </w:r>
      <w:proofErr w:type="gramStart"/>
      <w:r w:rsidR="00F04AD7" w:rsidRPr="00F30DA8">
        <w:rPr>
          <w:sz w:val="20"/>
          <w:szCs w:val="20"/>
        </w:rPr>
        <w:t>:H</w:t>
      </w:r>
      <w:r w:rsidR="00F04AD7" w:rsidRPr="00F30DA8">
        <w:rPr>
          <w:sz w:val="20"/>
          <w:szCs w:val="20"/>
          <w:vertAlign w:val="subscript"/>
        </w:rPr>
        <w:t>2</w:t>
      </w:r>
      <w:r w:rsidR="00F04AD7" w:rsidRPr="00F30DA8">
        <w:rPr>
          <w:sz w:val="20"/>
          <w:szCs w:val="20"/>
        </w:rPr>
        <w:t>O</w:t>
      </w:r>
      <w:proofErr w:type="gramEnd"/>
      <w:r w:rsidR="00F04AD7" w:rsidRPr="00F30DA8">
        <w:rPr>
          <w:sz w:val="20"/>
          <w:szCs w:val="20"/>
        </w:rPr>
        <w:t xml:space="preserve"> = 1:1</w:t>
      </w:r>
      <w:r w:rsidR="007D1E80" w:rsidRPr="00F30DA8">
        <w:rPr>
          <w:sz w:val="20"/>
          <w:szCs w:val="20"/>
        </w:rPr>
        <w:t>)</w:t>
      </w:r>
      <w:r w:rsidR="00C57930" w:rsidRPr="00B83310">
        <w:rPr>
          <w:sz w:val="20"/>
          <w:szCs w:val="20"/>
        </w:rPr>
        <w:t>.</w:t>
      </w:r>
      <w:r w:rsidR="00C57930">
        <w:rPr>
          <w:sz w:val="20"/>
          <w:szCs w:val="20"/>
        </w:rPr>
        <w:t xml:space="preserve"> </w:t>
      </w:r>
      <w:r w:rsidR="007D1E80">
        <w:rPr>
          <w:sz w:val="20"/>
          <w:szCs w:val="20"/>
        </w:rPr>
        <w:t xml:space="preserve">The waveguide </w:t>
      </w:r>
      <w:r w:rsidR="0043680A">
        <w:rPr>
          <w:sz w:val="20"/>
          <w:szCs w:val="20"/>
        </w:rPr>
        <w:t>cross section becomes an</w:t>
      </w:r>
      <w:r w:rsidRPr="00DF3F9C">
        <w:rPr>
          <w:sz w:val="20"/>
          <w:szCs w:val="20"/>
        </w:rPr>
        <w:t xml:space="preserve"> </w:t>
      </w:r>
      <w:r w:rsidR="007D1E80">
        <w:rPr>
          <w:sz w:val="20"/>
          <w:szCs w:val="20"/>
        </w:rPr>
        <w:t>inverted</w:t>
      </w:r>
      <w:r w:rsidRPr="00DF3F9C">
        <w:rPr>
          <w:sz w:val="20"/>
          <w:szCs w:val="20"/>
        </w:rPr>
        <w:t xml:space="preserve"> trapezoid with a width of 2.5 µm at</w:t>
      </w:r>
      <w:r w:rsidR="00803B00">
        <w:rPr>
          <w:sz w:val="20"/>
          <w:szCs w:val="20"/>
        </w:rPr>
        <w:t xml:space="preserve"> </w:t>
      </w:r>
      <w:r w:rsidR="007B4545">
        <w:rPr>
          <w:sz w:val="20"/>
          <w:szCs w:val="20"/>
        </w:rPr>
        <w:t xml:space="preserve">the </w:t>
      </w:r>
      <w:r w:rsidR="00803B00">
        <w:rPr>
          <w:sz w:val="20"/>
          <w:szCs w:val="20"/>
        </w:rPr>
        <w:t xml:space="preserve">top and 1.5 μm at </w:t>
      </w:r>
      <w:r w:rsidR="007B4545">
        <w:rPr>
          <w:sz w:val="20"/>
          <w:szCs w:val="20"/>
        </w:rPr>
        <w:t xml:space="preserve">the </w:t>
      </w:r>
      <w:r w:rsidR="00803B00">
        <w:rPr>
          <w:sz w:val="20"/>
          <w:szCs w:val="20"/>
        </w:rPr>
        <w:t>bottom</w:t>
      </w:r>
      <w:r w:rsidRPr="00DF3F9C">
        <w:rPr>
          <w:sz w:val="20"/>
          <w:szCs w:val="20"/>
        </w:rPr>
        <w:t xml:space="preserve">. The intrinsic layer is </w:t>
      </w:r>
      <w:r w:rsidR="007D1E80">
        <w:rPr>
          <w:sz w:val="20"/>
          <w:szCs w:val="20"/>
        </w:rPr>
        <w:t>patterned</w:t>
      </w:r>
      <w:r w:rsidR="007D1E80" w:rsidRPr="00DF3F9C">
        <w:rPr>
          <w:sz w:val="20"/>
          <w:szCs w:val="20"/>
        </w:rPr>
        <w:t xml:space="preserve"> </w:t>
      </w:r>
      <w:r w:rsidR="007D1E80">
        <w:rPr>
          <w:sz w:val="20"/>
          <w:szCs w:val="20"/>
        </w:rPr>
        <w:t>using</w:t>
      </w:r>
      <w:r w:rsidR="007D1E80" w:rsidRPr="00DF3F9C">
        <w:rPr>
          <w:sz w:val="20"/>
          <w:szCs w:val="20"/>
        </w:rPr>
        <w:t xml:space="preserve"> </w:t>
      </w:r>
      <w:r w:rsidRPr="00DF3F9C">
        <w:rPr>
          <w:sz w:val="20"/>
          <w:szCs w:val="20"/>
        </w:rPr>
        <w:t xml:space="preserve">a 5 μm </w:t>
      </w:r>
      <w:r w:rsidR="007B4545">
        <w:rPr>
          <w:sz w:val="20"/>
          <w:szCs w:val="20"/>
        </w:rPr>
        <w:t>wide</w:t>
      </w:r>
      <w:r w:rsidR="007B4545" w:rsidRPr="00DF3F9C">
        <w:rPr>
          <w:sz w:val="20"/>
          <w:szCs w:val="20"/>
        </w:rPr>
        <w:t xml:space="preserve"> </w:t>
      </w:r>
      <w:r w:rsidRPr="00DF3F9C">
        <w:rPr>
          <w:sz w:val="20"/>
          <w:szCs w:val="20"/>
        </w:rPr>
        <w:t>photoresist mask</w:t>
      </w:r>
      <w:r w:rsidR="00075DED" w:rsidRPr="00BC3B7B">
        <w:rPr>
          <w:sz w:val="20"/>
          <w:szCs w:val="20"/>
        </w:rPr>
        <w:t>.</w:t>
      </w:r>
      <w:r w:rsidR="00F04AD7" w:rsidRPr="00BC3B7B">
        <w:rPr>
          <w:sz w:val="20"/>
          <w:szCs w:val="20"/>
        </w:rPr>
        <w:t xml:space="preserve"> </w:t>
      </w:r>
      <w:r w:rsidR="00075DED" w:rsidRPr="00BC3B7B">
        <w:rPr>
          <w:sz w:val="20"/>
          <w:szCs w:val="20"/>
        </w:rPr>
        <w:t>By</w:t>
      </w:r>
      <w:r w:rsidR="007B4545" w:rsidRPr="00BC3B7B">
        <w:rPr>
          <w:sz w:val="20"/>
          <w:szCs w:val="20"/>
        </w:rPr>
        <w:t xml:space="preserve"> </w:t>
      </w:r>
      <w:r w:rsidRPr="00BC3B7B">
        <w:rPr>
          <w:sz w:val="20"/>
          <w:szCs w:val="20"/>
        </w:rPr>
        <w:t>under-</w:t>
      </w:r>
      <w:r w:rsidRPr="00DF3F9C">
        <w:rPr>
          <w:sz w:val="20"/>
          <w:szCs w:val="20"/>
        </w:rPr>
        <w:t xml:space="preserve">etching the intrinsic </w:t>
      </w:r>
      <w:r w:rsidR="00B83310">
        <w:rPr>
          <w:sz w:val="20"/>
          <w:szCs w:val="20"/>
        </w:rPr>
        <w:t>region (</w:t>
      </w:r>
      <w:r w:rsidR="00B83310" w:rsidRPr="00D939E6">
        <w:rPr>
          <w:sz w:val="20"/>
          <w:szCs w:val="20"/>
        </w:rPr>
        <w:t>Citric</w:t>
      </w:r>
      <w:proofErr w:type="gramStart"/>
      <w:r w:rsidR="00B83310" w:rsidRPr="00D939E6">
        <w:rPr>
          <w:sz w:val="20"/>
          <w:szCs w:val="20"/>
        </w:rPr>
        <w:t>:H</w:t>
      </w:r>
      <w:r w:rsidR="00B83310" w:rsidRPr="00D939E6">
        <w:rPr>
          <w:sz w:val="20"/>
          <w:szCs w:val="20"/>
          <w:vertAlign w:val="subscript"/>
        </w:rPr>
        <w:t>2</w:t>
      </w:r>
      <w:r w:rsidR="00B83310" w:rsidRPr="00D939E6">
        <w:rPr>
          <w:sz w:val="20"/>
          <w:szCs w:val="20"/>
        </w:rPr>
        <w:t>O</w:t>
      </w:r>
      <w:r w:rsidR="00B83310" w:rsidRPr="00D939E6">
        <w:rPr>
          <w:sz w:val="20"/>
          <w:szCs w:val="20"/>
          <w:vertAlign w:val="subscript"/>
        </w:rPr>
        <w:t>2</w:t>
      </w:r>
      <w:proofErr w:type="gramEnd"/>
      <w:r w:rsidR="00B83310" w:rsidRPr="00D939E6">
        <w:rPr>
          <w:sz w:val="20"/>
          <w:szCs w:val="20"/>
        </w:rPr>
        <w:t xml:space="preserve"> = </w:t>
      </w:r>
      <w:r w:rsidR="00B83310" w:rsidRPr="00BC3B7B">
        <w:rPr>
          <w:sz w:val="20"/>
          <w:szCs w:val="20"/>
        </w:rPr>
        <w:t>20:1</w:t>
      </w:r>
      <w:r w:rsidR="00B83310">
        <w:rPr>
          <w:sz w:val="20"/>
          <w:szCs w:val="20"/>
        </w:rPr>
        <w:t xml:space="preserve">) its width </w:t>
      </w:r>
      <w:r w:rsidRPr="00DF3F9C">
        <w:rPr>
          <w:sz w:val="20"/>
          <w:szCs w:val="20"/>
        </w:rPr>
        <w:t>is</w:t>
      </w:r>
      <w:r w:rsidR="00DC4621">
        <w:rPr>
          <w:sz w:val="20"/>
          <w:szCs w:val="20"/>
        </w:rPr>
        <w:t xml:space="preserve"> </w:t>
      </w:r>
      <w:r w:rsidRPr="00DF3F9C">
        <w:rPr>
          <w:sz w:val="20"/>
          <w:szCs w:val="20"/>
        </w:rPr>
        <w:t>reduced to 1.5 μm. A 0.1</w:t>
      </w:r>
      <w:r w:rsidR="00B83310">
        <w:rPr>
          <w:sz w:val="20"/>
          <w:szCs w:val="20"/>
        </w:rPr>
        <w:t xml:space="preserve"> </w:t>
      </w:r>
      <w:r w:rsidRPr="00DF3F9C">
        <w:rPr>
          <w:sz w:val="20"/>
          <w:szCs w:val="20"/>
        </w:rPr>
        <w:t xml:space="preserve">µm thick Ni/Ge/Au alloy </w:t>
      </w:r>
      <w:r w:rsidR="007B4545">
        <w:rPr>
          <w:sz w:val="20"/>
          <w:szCs w:val="20"/>
        </w:rPr>
        <w:t>is</w:t>
      </w:r>
      <w:r w:rsidR="007B4545" w:rsidRPr="00DF3F9C">
        <w:rPr>
          <w:sz w:val="20"/>
          <w:szCs w:val="20"/>
        </w:rPr>
        <w:t xml:space="preserve"> </w:t>
      </w:r>
      <w:r w:rsidRPr="00DF3F9C">
        <w:rPr>
          <w:sz w:val="20"/>
          <w:szCs w:val="20"/>
        </w:rPr>
        <w:t>deposited on</w:t>
      </w:r>
      <w:r w:rsidR="007B4545">
        <w:rPr>
          <w:sz w:val="20"/>
          <w:szCs w:val="20"/>
        </w:rPr>
        <w:t>to the</w:t>
      </w:r>
      <w:r w:rsidRPr="00DF3F9C">
        <w:rPr>
          <w:sz w:val="20"/>
          <w:szCs w:val="20"/>
        </w:rPr>
        <w:t xml:space="preserve"> n-</w:t>
      </w:r>
      <w:proofErr w:type="spellStart"/>
      <w:r w:rsidRPr="00DF3F9C">
        <w:rPr>
          <w:sz w:val="20"/>
          <w:szCs w:val="20"/>
        </w:rPr>
        <w:t>InP</w:t>
      </w:r>
      <w:proofErr w:type="spellEnd"/>
      <w:r w:rsidRPr="00DF3F9C">
        <w:rPr>
          <w:sz w:val="20"/>
          <w:szCs w:val="20"/>
        </w:rPr>
        <w:t xml:space="preserve"> for n-contacts. Then</w:t>
      </w:r>
      <w:r w:rsidR="001357F6">
        <w:rPr>
          <w:sz w:val="20"/>
          <w:szCs w:val="20"/>
        </w:rPr>
        <w:t xml:space="preserve"> the</w:t>
      </w:r>
      <w:r w:rsidRPr="00DF3F9C">
        <w:rPr>
          <w:sz w:val="20"/>
          <w:szCs w:val="20"/>
        </w:rPr>
        <w:t xml:space="preserve"> n-</w:t>
      </w:r>
      <w:proofErr w:type="spellStart"/>
      <w:r w:rsidRPr="00DF3F9C">
        <w:rPr>
          <w:sz w:val="20"/>
          <w:szCs w:val="20"/>
        </w:rPr>
        <w:t>InP</w:t>
      </w:r>
      <w:proofErr w:type="spellEnd"/>
      <w:r w:rsidRPr="00DF3F9C">
        <w:rPr>
          <w:sz w:val="20"/>
          <w:szCs w:val="20"/>
        </w:rPr>
        <w:t xml:space="preserve"> is </w:t>
      </w:r>
      <w:r w:rsidR="00075DED">
        <w:rPr>
          <w:sz w:val="20"/>
          <w:szCs w:val="20"/>
        </w:rPr>
        <w:t>wet etched</w:t>
      </w:r>
      <w:r w:rsidR="00075DED" w:rsidRPr="00DF3F9C">
        <w:rPr>
          <w:sz w:val="20"/>
          <w:szCs w:val="20"/>
        </w:rPr>
        <w:t xml:space="preserve"> </w:t>
      </w:r>
      <w:r w:rsidR="00B83310">
        <w:rPr>
          <w:sz w:val="20"/>
          <w:szCs w:val="20"/>
        </w:rPr>
        <w:t>(</w:t>
      </w:r>
      <w:r w:rsidR="007F2259">
        <w:rPr>
          <w:sz w:val="20"/>
          <w:szCs w:val="20"/>
        </w:rPr>
        <w:t>HCl</w:t>
      </w:r>
      <w:proofErr w:type="gramStart"/>
      <w:r w:rsidR="007F2259">
        <w:rPr>
          <w:sz w:val="20"/>
          <w:szCs w:val="20"/>
        </w:rPr>
        <w:t>:H</w:t>
      </w:r>
      <w:r w:rsidR="007F2259" w:rsidRPr="007F2259">
        <w:rPr>
          <w:sz w:val="20"/>
          <w:szCs w:val="20"/>
          <w:vertAlign w:val="subscript"/>
        </w:rPr>
        <w:t>2</w:t>
      </w:r>
      <w:r w:rsidR="007F2259">
        <w:rPr>
          <w:sz w:val="20"/>
          <w:szCs w:val="20"/>
        </w:rPr>
        <w:t>O</w:t>
      </w:r>
      <w:proofErr w:type="gramEnd"/>
      <w:r w:rsidR="00D939E6">
        <w:rPr>
          <w:sz w:val="20"/>
          <w:szCs w:val="20"/>
        </w:rPr>
        <w:t xml:space="preserve"> = 1:1</w:t>
      </w:r>
      <w:r w:rsidR="00B83310">
        <w:rPr>
          <w:sz w:val="20"/>
          <w:szCs w:val="20"/>
        </w:rPr>
        <w:t>)</w:t>
      </w:r>
      <w:r w:rsidR="00D939E6">
        <w:rPr>
          <w:sz w:val="20"/>
          <w:szCs w:val="20"/>
        </w:rPr>
        <w:t xml:space="preserve"> </w:t>
      </w:r>
      <w:r w:rsidR="00075DED">
        <w:rPr>
          <w:sz w:val="20"/>
          <w:szCs w:val="20"/>
        </w:rPr>
        <w:t>in order to isolate the devices</w:t>
      </w:r>
      <w:r w:rsidRPr="00DF3F9C">
        <w:rPr>
          <w:sz w:val="20"/>
          <w:szCs w:val="20"/>
        </w:rPr>
        <w:t xml:space="preserve">. A 2.5 µm thick DVS-BCB is used for passivation and planarization. </w:t>
      </w:r>
      <w:r w:rsidR="00075DED">
        <w:rPr>
          <w:sz w:val="20"/>
          <w:szCs w:val="20"/>
        </w:rPr>
        <w:t>Via holes are formed in the DVS</w:t>
      </w:r>
      <w:r w:rsidRPr="00DF3F9C">
        <w:rPr>
          <w:sz w:val="20"/>
          <w:szCs w:val="20"/>
        </w:rPr>
        <w:t xml:space="preserve">-BCB </w:t>
      </w:r>
      <w:r w:rsidRPr="00E21FCD">
        <w:rPr>
          <w:sz w:val="20"/>
          <w:szCs w:val="20"/>
        </w:rPr>
        <w:t>for</w:t>
      </w:r>
      <w:r w:rsidR="00BC3B7B">
        <w:rPr>
          <w:sz w:val="20"/>
          <w:szCs w:val="20"/>
        </w:rPr>
        <w:t xml:space="preserve"> metal connection.</w:t>
      </w:r>
      <w:r w:rsidRPr="00DF3F9C">
        <w:rPr>
          <w:sz w:val="20"/>
          <w:szCs w:val="20"/>
        </w:rPr>
        <w:t xml:space="preserve"> </w:t>
      </w:r>
      <w:r w:rsidR="00075DED">
        <w:rPr>
          <w:sz w:val="20"/>
          <w:szCs w:val="20"/>
        </w:rPr>
        <w:t>40</w:t>
      </w:r>
      <w:r w:rsidR="00B83310">
        <w:rPr>
          <w:sz w:val="20"/>
          <w:szCs w:val="20"/>
        </w:rPr>
        <w:t xml:space="preserve"> </w:t>
      </w:r>
      <w:r w:rsidR="00075DED">
        <w:rPr>
          <w:sz w:val="20"/>
          <w:szCs w:val="20"/>
        </w:rPr>
        <w:t>nm</w:t>
      </w:r>
      <w:r w:rsidR="00B83310">
        <w:rPr>
          <w:sz w:val="20"/>
          <w:szCs w:val="20"/>
        </w:rPr>
        <w:t xml:space="preserve"> / </w:t>
      </w:r>
      <w:r w:rsidRPr="00DF3F9C">
        <w:rPr>
          <w:sz w:val="20"/>
          <w:szCs w:val="20"/>
        </w:rPr>
        <w:t xml:space="preserve">1 μm thick Ti/Au </w:t>
      </w:r>
      <w:r w:rsidR="0084541B">
        <w:rPr>
          <w:sz w:val="20"/>
          <w:szCs w:val="20"/>
        </w:rPr>
        <w:t>is</w:t>
      </w:r>
      <w:r w:rsidRPr="00DF3F9C">
        <w:rPr>
          <w:sz w:val="20"/>
          <w:szCs w:val="20"/>
        </w:rPr>
        <w:t xml:space="preserve"> deposited on</w:t>
      </w:r>
      <w:r w:rsidR="007B4545">
        <w:rPr>
          <w:sz w:val="20"/>
          <w:szCs w:val="20"/>
        </w:rPr>
        <w:t>to the</w:t>
      </w:r>
      <w:r w:rsidRPr="00DF3F9C">
        <w:rPr>
          <w:sz w:val="20"/>
          <w:szCs w:val="20"/>
        </w:rPr>
        <w:t xml:space="preserve"> p-</w:t>
      </w:r>
      <w:proofErr w:type="spellStart"/>
      <w:r w:rsidRPr="00DF3F9C">
        <w:rPr>
          <w:sz w:val="20"/>
          <w:szCs w:val="20"/>
        </w:rPr>
        <w:t>InGaAs</w:t>
      </w:r>
      <w:proofErr w:type="spellEnd"/>
      <w:r w:rsidRPr="00DF3F9C">
        <w:rPr>
          <w:sz w:val="20"/>
          <w:szCs w:val="20"/>
        </w:rPr>
        <w:t xml:space="preserve"> and n-contacts for </w:t>
      </w:r>
      <w:r w:rsidR="00075DED">
        <w:rPr>
          <w:sz w:val="20"/>
          <w:szCs w:val="20"/>
        </w:rPr>
        <w:t xml:space="preserve">the </w:t>
      </w:r>
      <w:r w:rsidRPr="00DF3F9C">
        <w:rPr>
          <w:sz w:val="20"/>
          <w:szCs w:val="20"/>
        </w:rPr>
        <w:t>100 μm pitch ground-signal-ground (GSG) metal contact.</w:t>
      </w:r>
      <w:r w:rsidR="00EB1BAF">
        <w:rPr>
          <w:sz w:val="20"/>
          <w:szCs w:val="20"/>
        </w:rPr>
        <w:t xml:space="preserve"> </w:t>
      </w:r>
      <w:r w:rsidR="00EB1BAF" w:rsidRPr="00EB1BAF">
        <w:rPr>
          <w:sz w:val="20"/>
          <w:szCs w:val="20"/>
        </w:rPr>
        <w:t xml:space="preserve">Fig. 2(a) shows the three-dimensional view of the </w:t>
      </w:r>
      <w:r w:rsidR="00EB1BAF">
        <w:rPr>
          <w:sz w:val="20"/>
          <w:szCs w:val="20"/>
        </w:rPr>
        <w:t xml:space="preserve">designed </w:t>
      </w:r>
      <w:r w:rsidR="00EB1BAF" w:rsidRPr="00EB1BAF">
        <w:rPr>
          <w:sz w:val="20"/>
          <w:szCs w:val="20"/>
        </w:rPr>
        <w:t>lump</w:t>
      </w:r>
      <w:r w:rsidR="00B83310">
        <w:rPr>
          <w:sz w:val="20"/>
          <w:szCs w:val="20"/>
        </w:rPr>
        <w:t>ed</w:t>
      </w:r>
      <w:r w:rsidR="00EB1BAF" w:rsidRPr="00EB1BAF">
        <w:rPr>
          <w:sz w:val="20"/>
          <w:szCs w:val="20"/>
        </w:rPr>
        <w:t xml:space="preserve"> electrode EAM.</w:t>
      </w:r>
      <w:r w:rsidRPr="00DF3F9C">
        <w:rPr>
          <w:sz w:val="20"/>
          <w:szCs w:val="20"/>
        </w:rPr>
        <w:t xml:space="preserve"> </w:t>
      </w:r>
      <w:r w:rsidR="00E03DEE" w:rsidRPr="00E03DEE">
        <w:rPr>
          <w:sz w:val="20"/>
          <w:szCs w:val="20"/>
        </w:rPr>
        <w:t>Fig</w:t>
      </w:r>
      <w:r w:rsidR="00E03DEE">
        <w:rPr>
          <w:sz w:val="20"/>
          <w:szCs w:val="20"/>
        </w:rPr>
        <w:t>.</w:t>
      </w:r>
      <w:r w:rsidR="00E03DEE" w:rsidRPr="00E03DEE">
        <w:rPr>
          <w:sz w:val="20"/>
          <w:szCs w:val="20"/>
        </w:rPr>
        <w:t xml:space="preserve"> </w:t>
      </w:r>
      <w:r w:rsidR="00E03DEE">
        <w:rPr>
          <w:sz w:val="20"/>
          <w:szCs w:val="20"/>
        </w:rPr>
        <w:t>1</w:t>
      </w:r>
      <w:r w:rsidR="00D939E6">
        <w:rPr>
          <w:sz w:val="20"/>
          <w:szCs w:val="20"/>
        </w:rPr>
        <w:t>(b</w:t>
      </w:r>
      <w:r w:rsidR="00E03DEE" w:rsidRPr="00E03DEE">
        <w:rPr>
          <w:sz w:val="20"/>
          <w:szCs w:val="20"/>
        </w:rPr>
        <w:t>) show</w:t>
      </w:r>
      <w:r w:rsidR="00E03DEE">
        <w:rPr>
          <w:sz w:val="20"/>
          <w:szCs w:val="20"/>
        </w:rPr>
        <w:t>s</w:t>
      </w:r>
      <w:r w:rsidR="00E03DEE" w:rsidRPr="00E03DEE">
        <w:rPr>
          <w:sz w:val="20"/>
          <w:szCs w:val="20"/>
        </w:rPr>
        <w:t xml:space="preserve"> </w:t>
      </w:r>
      <w:r w:rsidR="00E03DEE">
        <w:rPr>
          <w:sz w:val="20"/>
          <w:szCs w:val="20"/>
        </w:rPr>
        <w:t xml:space="preserve">the cross section </w:t>
      </w:r>
      <w:r w:rsidR="00E03DEE" w:rsidRPr="00E03DEE">
        <w:rPr>
          <w:sz w:val="20"/>
          <w:szCs w:val="20"/>
        </w:rPr>
        <w:t xml:space="preserve">of the </w:t>
      </w:r>
      <w:r w:rsidR="00075DED">
        <w:rPr>
          <w:sz w:val="20"/>
          <w:szCs w:val="20"/>
        </w:rPr>
        <w:t xml:space="preserve">fabricated </w:t>
      </w:r>
      <w:r w:rsidR="00E03DEE" w:rsidRPr="00E03DEE">
        <w:rPr>
          <w:sz w:val="20"/>
          <w:szCs w:val="20"/>
        </w:rPr>
        <w:t>III-V/Si hybrid waveguide</w:t>
      </w:r>
      <w:r w:rsidR="007F36C5">
        <w:rPr>
          <w:sz w:val="20"/>
          <w:szCs w:val="20"/>
        </w:rPr>
        <w:t xml:space="preserve"> structure</w:t>
      </w:r>
      <w:r w:rsidR="00E03DEE" w:rsidRPr="00E03DEE">
        <w:rPr>
          <w:sz w:val="20"/>
          <w:szCs w:val="20"/>
        </w:rPr>
        <w:t xml:space="preserve">. </w:t>
      </w:r>
      <w:r w:rsidR="00B83310">
        <w:rPr>
          <w:sz w:val="20"/>
          <w:szCs w:val="20"/>
        </w:rPr>
        <w:t xml:space="preserve">Fig. 2(a) shows a schematic view of the complete device. </w:t>
      </w:r>
      <w:r w:rsidR="00C06F49">
        <w:rPr>
          <w:sz w:val="20"/>
          <w:szCs w:val="20"/>
        </w:rPr>
        <w:t>Fig. 2</w:t>
      </w:r>
      <w:r w:rsidR="00E03DEE">
        <w:rPr>
          <w:sz w:val="20"/>
          <w:szCs w:val="20"/>
        </w:rPr>
        <w:t>(</w:t>
      </w:r>
      <w:r w:rsidR="00AA1E7E">
        <w:rPr>
          <w:sz w:val="20"/>
          <w:szCs w:val="20"/>
        </w:rPr>
        <w:t>b</w:t>
      </w:r>
      <w:r w:rsidR="00E03DEE">
        <w:rPr>
          <w:sz w:val="20"/>
          <w:szCs w:val="20"/>
        </w:rPr>
        <w:t xml:space="preserve">) shows </w:t>
      </w:r>
      <w:r w:rsidR="007B4545">
        <w:rPr>
          <w:sz w:val="20"/>
          <w:szCs w:val="20"/>
        </w:rPr>
        <w:t>a</w:t>
      </w:r>
      <w:r w:rsidR="007B4545" w:rsidRPr="00DF3F9C">
        <w:rPr>
          <w:sz w:val="20"/>
          <w:szCs w:val="20"/>
        </w:rPr>
        <w:t xml:space="preserve"> </w:t>
      </w:r>
      <w:r w:rsidRPr="00DF3F9C">
        <w:rPr>
          <w:sz w:val="20"/>
          <w:szCs w:val="20"/>
        </w:rPr>
        <w:t>top-</w:t>
      </w:r>
      <w:r w:rsidR="007B4545">
        <w:rPr>
          <w:sz w:val="20"/>
          <w:szCs w:val="20"/>
        </w:rPr>
        <w:t>down</w:t>
      </w:r>
      <w:r w:rsidR="007B4545" w:rsidRPr="00DF3F9C">
        <w:rPr>
          <w:sz w:val="20"/>
          <w:szCs w:val="20"/>
        </w:rPr>
        <w:t xml:space="preserve"> </w:t>
      </w:r>
      <w:r w:rsidRPr="00DF3F9C">
        <w:rPr>
          <w:sz w:val="20"/>
          <w:szCs w:val="20"/>
        </w:rPr>
        <w:t>photog</w:t>
      </w:r>
      <w:r w:rsidR="00E03DEE">
        <w:rPr>
          <w:sz w:val="20"/>
          <w:szCs w:val="20"/>
        </w:rPr>
        <w:t xml:space="preserve">raph </w:t>
      </w:r>
      <w:r w:rsidR="00075DED">
        <w:rPr>
          <w:sz w:val="20"/>
          <w:szCs w:val="20"/>
        </w:rPr>
        <w:t xml:space="preserve">of </w:t>
      </w:r>
      <w:r w:rsidR="00E03DEE">
        <w:rPr>
          <w:sz w:val="20"/>
          <w:szCs w:val="20"/>
        </w:rPr>
        <w:t xml:space="preserve">the </w:t>
      </w:r>
      <w:r w:rsidR="007B79BE">
        <w:rPr>
          <w:sz w:val="20"/>
          <w:szCs w:val="20"/>
        </w:rPr>
        <w:t xml:space="preserve">fabricated </w:t>
      </w:r>
      <w:r w:rsidR="00E03DEE">
        <w:rPr>
          <w:sz w:val="20"/>
          <w:szCs w:val="20"/>
        </w:rPr>
        <w:t>lump</w:t>
      </w:r>
      <w:r w:rsidR="00075DED">
        <w:rPr>
          <w:sz w:val="20"/>
          <w:szCs w:val="20"/>
        </w:rPr>
        <w:t>ed</w:t>
      </w:r>
      <w:r w:rsidR="00E03DEE">
        <w:rPr>
          <w:sz w:val="20"/>
          <w:szCs w:val="20"/>
        </w:rPr>
        <w:t xml:space="preserve"> electrode EAM.</w:t>
      </w:r>
    </w:p>
    <w:p w14:paraId="3E0F1248" w14:textId="77777777" w:rsidR="00B01EE3" w:rsidRDefault="00993C6B" w:rsidP="00497EC9">
      <w:pPr>
        <w:spacing w:line="360" w:lineRule="auto"/>
        <w:jc w:val="center"/>
        <w:rPr>
          <w:lang w:eastAsia="zh-CN"/>
        </w:rPr>
      </w:pPr>
      <w:commentRangeStart w:id="13"/>
      <w:commentRangeStart w:id="14"/>
      <w:r w:rsidRPr="00993C6B">
        <w:rPr>
          <w:noProof/>
          <w:lang w:eastAsia="zh-CN"/>
        </w:rPr>
        <w:drawing>
          <wp:inline distT="0" distB="0" distL="0" distR="0" wp14:anchorId="7A817BC9" wp14:editId="5476B51F">
            <wp:extent cx="3354187" cy="200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xciton absorption\figure1\figure1.ti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83524" cy="2027353"/>
                    </a:xfrm>
                    <a:prstGeom prst="rect">
                      <a:avLst/>
                    </a:prstGeom>
                    <a:noFill/>
                    <a:ln>
                      <a:noFill/>
                    </a:ln>
                  </pic:spPr>
                </pic:pic>
              </a:graphicData>
            </a:graphic>
          </wp:inline>
        </w:drawing>
      </w:r>
      <w:commentRangeEnd w:id="13"/>
      <w:r w:rsidR="007D1E80">
        <w:rPr>
          <w:rStyle w:val="CommentReference"/>
        </w:rPr>
        <w:commentReference w:id="13"/>
      </w:r>
      <w:commentRangeEnd w:id="14"/>
      <w:r w:rsidR="00B86635">
        <w:rPr>
          <w:rStyle w:val="CommentReference"/>
        </w:rPr>
        <w:commentReference w:id="14"/>
      </w:r>
    </w:p>
    <w:p w14:paraId="633D1AE3" w14:textId="77777777" w:rsidR="00E4797D" w:rsidRDefault="00497EC9" w:rsidP="00497EC9">
      <w:pPr>
        <w:jc w:val="both"/>
        <w:rPr>
          <w:sz w:val="18"/>
          <w:szCs w:val="18"/>
        </w:rPr>
      </w:pPr>
      <w:r>
        <w:rPr>
          <w:rFonts w:hint="eastAsia"/>
          <w:sz w:val="18"/>
          <w:szCs w:val="18"/>
          <w:lang w:eastAsia="zh-CN"/>
        </w:rPr>
        <w:t xml:space="preserve">FIG. </w:t>
      </w:r>
      <w:r w:rsidRPr="007F3C47">
        <w:rPr>
          <w:rFonts w:hint="eastAsia"/>
          <w:sz w:val="18"/>
          <w:szCs w:val="18"/>
        </w:rPr>
        <w:t xml:space="preserve">1. (a) </w:t>
      </w:r>
      <w:r w:rsidR="00E64608" w:rsidRPr="007F3C47">
        <w:rPr>
          <w:rFonts w:hint="eastAsia"/>
          <w:sz w:val="18"/>
          <w:szCs w:val="18"/>
        </w:rPr>
        <w:t>C</w:t>
      </w:r>
      <w:r w:rsidR="00E64608" w:rsidRPr="007F3C47">
        <w:rPr>
          <w:sz w:val="18"/>
          <w:szCs w:val="18"/>
        </w:rPr>
        <w:t xml:space="preserve">ross-section </w:t>
      </w:r>
      <w:r w:rsidR="00E64608" w:rsidRPr="007F3C47">
        <w:rPr>
          <w:rFonts w:hint="eastAsia"/>
          <w:sz w:val="18"/>
          <w:szCs w:val="18"/>
        </w:rPr>
        <w:t xml:space="preserve">view </w:t>
      </w:r>
      <w:r w:rsidR="00075DED">
        <w:rPr>
          <w:sz w:val="18"/>
          <w:szCs w:val="18"/>
        </w:rPr>
        <w:t>of</w:t>
      </w:r>
      <w:r w:rsidR="00075DED" w:rsidRPr="007F3C47">
        <w:rPr>
          <w:sz w:val="18"/>
          <w:szCs w:val="18"/>
        </w:rPr>
        <w:t xml:space="preserve"> </w:t>
      </w:r>
      <w:r w:rsidR="00E64608" w:rsidRPr="007F3C47">
        <w:rPr>
          <w:rFonts w:hint="eastAsia"/>
          <w:sz w:val="18"/>
          <w:szCs w:val="18"/>
        </w:rPr>
        <w:t>the</w:t>
      </w:r>
      <w:r w:rsidR="00E64608">
        <w:rPr>
          <w:sz w:val="18"/>
          <w:szCs w:val="18"/>
        </w:rPr>
        <w:t xml:space="preserve"> EAM bonded on SOI</w:t>
      </w:r>
      <w:r w:rsidR="00E64608" w:rsidRPr="007F3C47">
        <w:rPr>
          <w:rFonts w:hint="eastAsia"/>
          <w:sz w:val="18"/>
          <w:szCs w:val="18"/>
        </w:rPr>
        <w:t>.</w:t>
      </w:r>
      <w:r w:rsidRPr="007F3C47">
        <w:rPr>
          <w:rFonts w:hint="eastAsia"/>
          <w:sz w:val="18"/>
          <w:szCs w:val="18"/>
        </w:rPr>
        <w:t xml:space="preserve"> (</w:t>
      </w:r>
      <w:r w:rsidR="0067351E">
        <w:rPr>
          <w:sz w:val="18"/>
          <w:szCs w:val="18"/>
        </w:rPr>
        <w:t>b</w:t>
      </w:r>
      <w:r w:rsidRPr="007F3C47">
        <w:rPr>
          <w:rFonts w:hint="eastAsia"/>
          <w:sz w:val="18"/>
          <w:szCs w:val="18"/>
        </w:rPr>
        <w:t xml:space="preserve">) </w:t>
      </w:r>
      <w:r w:rsidR="00E64608">
        <w:rPr>
          <w:sz w:val="18"/>
          <w:szCs w:val="18"/>
        </w:rPr>
        <w:t xml:space="preserve">SEM image of </w:t>
      </w:r>
      <w:r w:rsidR="008C4888">
        <w:rPr>
          <w:sz w:val="18"/>
          <w:szCs w:val="18"/>
        </w:rPr>
        <w:t xml:space="preserve">the </w:t>
      </w:r>
      <w:r w:rsidR="00E64608">
        <w:rPr>
          <w:sz w:val="18"/>
          <w:szCs w:val="18"/>
        </w:rPr>
        <w:t xml:space="preserve">cross-section of the </w:t>
      </w:r>
      <w:r w:rsidR="00075DED">
        <w:rPr>
          <w:sz w:val="18"/>
          <w:szCs w:val="18"/>
        </w:rPr>
        <w:t xml:space="preserve">fabricated </w:t>
      </w:r>
      <w:r w:rsidR="00E64608">
        <w:rPr>
          <w:sz w:val="18"/>
          <w:szCs w:val="18"/>
        </w:rPr>
        <w:t>III-V/Si hybrid waveguide.</w:t>
      </w:r>
    </w:p>
    <w:p w14:paraId="3A3D624A" w14:textId="77777777" w:rsidR="00E4797D" w:rsidRDefault="00E4797D" w:rsidP="00497EC9">
      <w:pPr>
        <w:jc w:val="both"/>
        <w:rPr>
          <w:sz w:val="18"/>
          <w:szCs w:val="18"/>
        </w:rPr>
      </w:pPr>
    </w:p>
    <w:p w14:paraId="5FF072F8" w14:textId="77777777" w:rsidR="00E4797D" w:rsidRDefault="00E4797D" w:rsidP="00E4797D">
      <w:pPr>
        <w:jc w:val="center"/>
        <w:rPr>
          <w:sz w:val="18"/>
          <w:szCs w:val="18"/>
        </w:rPr>
      </w:pPr>
      <w:r>
        <w:rPr>
          <w:noProof/>
          <w:sz w:val="18"/>
          <w:szCs w:val="18"/>
          <w:lang w:eastAsia="zh-CN"/>
        </w:rPr>
        <w:drawing>
          <wp:inline distT="0" distB="0" distL="0" distR="0" wp14:anchorId="690F3DB3" wp14:editId="08BEFB42">
            <wp:extent cx="3478769" cy="2391615"/>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emf"/>
                    <pic:cNvPicPr/>
                  </pic:nvPicPr>
                  <pic:blipFill>
                    <a:blip r:embed="rId12">
                      <a:extLst>
                        <a:ext uri="{28A0092B-C50C-407E-A947-70E740481C1C}">
                          <a14:useLocalDpi xmlns:a14="http://schemas.microsoft.com/office/drawing/2010/main" val="0"/>
                        </a:ext>
                      </a:extLst>
                    </a:blip>
                    <a:stretch>
                      <a:fillRect/>
                    </a:stretch>
                  </pic:blipFill>
                  <pic:spPr>
                    <a:xfrm>
                      <a:off x="0" y="0"/>
                      <a:ext cx="3478769" cy="2391615"/>
                    </a:xfrm>
                    <a:prstGeom prst="rect">
                      <a:avLst/>
                    </a:prstGeom>
                  </pic:spPr>
                </pic:pic>
              </a:graphicData>
            </a:graphic>
          </wp:inline>
        </w:drawing>
      </w:r>
    </w:p>
    <w:p w14:paraId="267775E1" w14:textId="77777777" w:rsidR="00497EC9" w:rsidRPr="007F3C47" w:rsidRDefault="0067351E" w:rsidP="00497EC9">
      <w:pPr>
        <w:jc w:val="both"/>
        <w:rPr>
          <w:sz w:val="18"/>
          <w:szCs w:val="18"/>
        </w:rPr>
      </w:pPr>
      <w:r>
        <w:rPr>
          <w:rFonts w:hint="eastAsia"/>
          <w:sz w:val="18"/>
          <w:szCs w:val="18"/>
          <w:lang w:eastAsia="zh-CN"/>
        </w:rPr>
        <w:t xml:space="preserve">FIG. </w:t>
      </w:r>
      <w:r>
        <w:rPr>
          <w:sz w:val="18"/>
          <w:szCs w:val="18"/>
        </w:rPr>
        <w:t>2</w:t>
      </w:r>
      <w:r w:rsidRPr="007F3C47">
        <w:rPr>
          <w:rFonts w:hint="eastAsia"/>
          <w:sz w:val="18"/>
          <w:szCs w:val="18"/>
        </w:rPr>
        <w:t>. (</w:t>
      </w:r>
      <w:r>
        <w:rPr>
          <w:sz w:val="18"/>
          <w:szCs w:val="18"/>
        </w:rPr>
        <w:t>a</w:t>
      </w:r>
      <w:r w:rsidRPr="007F3C47">
        <w:rPr>
          <w:rFonts w:hint="eastAsia"/>
          <w:sz w:val="18"/>
          <w:szCs w:val="18"/>
        </w:rPr>
        <w:t>)</w:t>
      </w:r>
      <w:r w:rsidRPr="007F3C47">
        <w:rPr>
          <w:sz w:val="18"/>
          <w:szCs w:val="18"/>
        </w:rPr>
        <w:t xml:space="preserve"> </w:t>
      </w:r>
      <w:r w:rsidRPr="007F3C47">
        <w:rPr>
          <w:rFonts w:hint="eastAsia"/>
          <w:sz w:val="18"/>
          <w:szCs w:val="18"/>
        </w:rPr>
        <w:t xml:space="preserve">Three-dimensional </w:t>
      </w:r>
      <w:r>
        <w:rPr>
          <w:sz w:val="18"/>
          <w:szCs w:val="18"/>
        </w:rPr>
        <w:t>sketch</w:t>
      </w:r>
      <w:r w:rsidRPr="007F3C47">
        <w:rPr>
          <w:rFonts w:hint="eastAsia"/>
          <w:sz w:val="18"/>
          <w:szCs w:val="18"/>
        </w:rPr>
        <w:t xml:space="preserve"> </w:t>
      </w:r>
      <w:r>
        <w:rPr>
          <w:sz w:val="18"/>
          <w:szCs w:val="18"/>
        </w:rPr>
        <w:t>o</w:t>
      </w:r>
      <w:r w:rsidRPr="007F3C47">
        <w:rPr>
          <w:rFonts w:hint="eastAsia"/>
          <w:sz w:val="18"/>
          <w:szCs w:val="18"/>
        </w:rPr>
        <w:t xml:space="preserve">f </w:t>
      </w:r>
      <w:r>
        <w:rPr>
          <w:sz w:val="18"/>
          <w:szCs w:val="18"/>
        </w:rPr>
        <w:t>the EAM bonded on SOI</w:t>
      </w:r>
      <w:r w:rsidRPr="007F3C47">
        <w:rPr>
          <w:rFonts w:hint="eastAsia"/>
          <w:sz w:val="18"/>
          <w:szCs w:val="18"/>
        </w:rPr>
        <w:t xml:space="preserve">. </w:t>
      </w:r>
      <w:r w:rsidR="00497EC9" w:rsidRPr="007F3C47">
        <w:rPr>
          <w:rFonts w:hint="eastAsia"/>
          <w:sz w:val="18"/>
          <w:szCs w:val="18"/>
        </w:rPr>
        <w:t>(</w:t>
      </w:r>
      <w:r>
        <w:rPr>
          <w:sz w:val="18"/>
          <w:szCs w:val="18"/>
        </w:rPr>
        <w:t>b</w:t>
      </w:r>
      <w:r w:rsidR="00497EC9" w:rsidRPr="007F3C47">
        <w:rPr>
          <w:rFonts w:hint="eastAsia"/>
          <w:sz w:val="18"/>
          <w:szCs w:val="18"/>
        </w:rPr>
        <w:t>)</w:t>
      </w:r>
      <w:r w:rsidR="00E64608" w:rsidRPr="00E64608">
        <w:rPr>
          <w:sz w:val="18"/>
          <w:szCs w:val="18"/>
        </w:rPr>
        <w:t xml:space="preserve"> </w:t>
      </w:r>
      <w:r w:rsidR="00E64608">
        <w:rPr>
          <w:sz w:val="18"/>
          <w:szCs w:val="18"/>
        </w:rPr>
        <w:t>Top</w:t>
      </w:r>
      <w:r w:rsidR="00E4797D" w:rsidRPr="00E4797D">
        <w:t xml:space="preserve"> </w:t>
      </w:r>
      <w:r w:rsidR="00E4797D" w:rsidRPr="00E4797D">
        <w:rPr>
          <w:sz w:val="18"/>
          <w:szCs w:val="18"/>
        </w:rPr>
        <w:t>microscope</w:t>
      </w:r>
      <w:r w:rsidR="00E64608">
        <w:rPr>
          <w:sz w:val="18"/>
          <w:szCs w:val="18"/>
        </w:rPr>
        <w:t xml:space="preserve"> image of the III-V/Si hybrid integrated EAM. </w:t>
      </w:r>
      <w:r w:rsidR="00497EC9" w:rsidRPr="007F3C47">
        <w:rPr>
          <w:rFonts w:hint="eastAsia"/>
          <w:sz w:val="18"/>
          <w:szCs w:val="18"/>
        </w:rPr>
        <w:t xml:space="preserve"> </w:t>
      </w:r>
    </w:p>
    <w:p w14:paraId="4FF1EDC9" w14:textId="77777777" w:rsidR="00497EC9" w:rsidRPr="00422C7A" w:rsidRDefault="00497EC9" w:rsidP="00497EC9">
      <w:pPr>
        <w:spacing w:line="360" w:lineRule="auto"/>
      </w:pPr>
    </w:p>
    <w:p w14:paraId="0F3C28F1" w14:textId="2058A774" w:rsidR="00993C6B" w:rsidRDefault="007A585B" w:rsidP="00497EC9">
      <w:pPr>
        <w:spacing w:line="480" w:lineRule="auto"/>
        <w:ind w:firstLine="360"/>
        <w:jc w:val="both"/>
        <w:rPr>
          <w:sz w:val="20"/>
          <w:szCs w:val="20"/>
        </w:rPr>
      </w:pPr>
      <w:r>
        <w:rPr>
          <w:sz w:val="20"/>
          <w:szCs w:val="20"/>
        </w:rPr>
        <w:lastRenderedPageBreak/>
        <w:t>Fig.</w:t>
      </w:r>
      <w:r w:rsidR="00993C6B" w:rsidRPr="00993C6B">
        <w:rPr>
          <w:sz w:val="20"/>
          <w:szCs w:val="20"/>
        </w:rPr>
        <w:t xml:space="preserve"> </w:t>
      </w:r>
      <w:r w:rsidR="00495788">
        <w:rPr>
          <w:sz w:val="20"/>
          <w:szCs w:val="20"/>
        </w:rPr>
        <w:t>3</w:t>
      </w:r>
      <w:r w:rsidR="00993C6B" w:rsidRPr="00993C6B">
        <w:rPr>
          <w:sz w:val="20"/>
          <w:szCs w:val="20"/>
        </w:rPr>
        <w:t xml:space="preserve">(a) shows the simulated fundamental optical mode </w:t>
      </w:r>
      <w:r w:rsidR="00831AB8">
        <w:rPr>
          <w:sz w:val="20"/>
          <w:szCs w:val="20"/>
        </w:rPr>
        <w:t>of the hybrid III-V/Si</w:t>
      </w:r>
      <w:r w:rsidR="00993C6B" w:rsidRPr="00993C6B">
        <w:rPr>
          <w:sz w:val="20"/>
          <w:szCs w:val="20"/>
        </w:rPr>
        <w:t xml:space="preserve"> </w:t>
      </w:r>
      <w:r w:rsidR="00BE5D10">
        <w:rPr>
          <w:sz w:val="20"/>
          <w:szCs w:val="20"/>
        </w:rPr>
        <w:t>EAM</w:t>
      </w:r>
      <w:r w:rsidR="00993C6B" w:rsidRPr="00993C6B">
        <w:rPr>
          <w:sz w:val="20"/>
          <w:szCs w:val="20"/>
        </w:rPr>
        <w:t xml:space="preserve">. The optical confinement </w:t>
      </w:r>
      <w:r w:rsidR="00EE6F74">
        <w:rPr>
          <w:sz w:val="20"/>
          <w:szCs w:val="20"/>
        </w:rPr>
        <w:t xml:space="preserve">factor </w:t>
      </w:r>
      <w:r w:rsidR="00993C6B" w:rsidRPr="00993C6B">
        <w:rPr>
          <w:sz w:val="20"/>
          <w:szCs w:val="20"/>
        </w:rPr>
        <w:t xml:space="preserve">in </w:t>
      </w:r>
      <w:r w:rsidR="00831AB8">
        <w:rPr>
          <w:sz w:val="20"/>
          <w:szCs w:val="20"/>
        </w:rPr>
        <w:t xml:space="preserve">the </w:t>
      </w:r>
      <w:r w:rsidR="008D56DF">
        <w:rPr>
          <w:sz w:val="20"/>
          <w:szCs w:val="20"/>
        </w:rPr>
        <w:t xml:space="preserve">multi-quantum </w:t>
      </w:r>
      <w:r w:rsidR="00993C6B" w:rsidRPr="00993C6B">
        <w:rPr>
          <w:sz w:val="20"/>
          <w:szCs w:val="20"/>
        </w:rPr>
        <w:t>well</w:t>
      </w:r>
      <w:r w:rsidR="00831AB8">
        <w:rPr>
          <w:sz w:val="20"/>
          <w:szCs w:val="20"/>
        </w:rPr>
        <w:t xml:space="preserve"> stack</w:t>
      </w:r>
      <w:r w:rsidR="00993C6B" w:rsidRPr="00993C6B">
        <w:rPr>
          <w:sz w:val="20"/>
          <w:szCs w:val="20"/>
        </w:rPr>
        <w:t xml:space="preserve"> is </w:t>
      </w:r>
      <w:r w:rsidR="00801969">
        <w:rPr>
          <w:sz w:val="20"/>
          <w:szCs w:val="20"/>
        </w:rPr>
        <w:t>around</w:t>
      </w:r>
      <w:r w:rsidR="00993C6B" w:rsidRPr="00993C6B">
        <w:rPr>
          <w:sz w:val="20"/>
          <w:szCs w:val="20"/>
        </w:rPr>
        <w:t xml:space="preserve"> 24%</w:t>
      </w:r>
      <w:r w:rsidR="00831AB8">
        <w:rPr>
          <w:sz w:val="20"/>
          <w:szCs w:val="20"/>
        </w:rPr>
        <w:t xml:space="preserve">. </w:t>
      </w:r>
      <w:r w:rsidR="0068492F">
        <w:rPr>
          <w:sz w:val="20"/>
          <w:szCs w:val="20"/>
        </w:rPr>
        <w:t>The mode conversion from the silicon ridge waveguide to the EAM waveguide is achieved by a 45 µm</w:t>
      </w:r>
      <w:r w:rsidR="00993C6B" w:rsidRPr="00993C6B">
        <w:rPr>
          <w:sz w:val="20"/>
          <w:szCs w:val="20"/>
        </w:rPr>
        <w:t xml:space="preserve"> long</w:t>
      </w:r>
      <w:r w:rsidR="0068492F">
        <w:rPr>
          <w:sz w:val="20"/>
          <w:szCs w:val="20"/>
        </w:rPr>
        <w:t xml:space="preserve"> bi-level</w:t>
      </w:r>
      <w:r w:rsidR="00993C6B" w:rsidRPr="00993C6B">
        <w:rPr>
          <w:sz w:val="20"/>
          <w:szCs w:val="20"/>
        </w:rPr>
        <w:t xml:space="preserve"> taper.</w:t>
      </w:r>
      <w:r w:rsidR="00BC3B7B">
        <w:rPr>
          <w:sz w:val="20"/>
          <w:szCs w:val="20"/>
          <w:vertAlign w:val="superscript"/>
        </w:rPr>
        <w:t>9</w:t>
      </w:r>
      <w:proofErr w:type="gramStart"/>
      <w:r>
        <w:rPr>
          <w:sz w:val="20"/>
          <w:szCs w:val="20"/>
          <w:vertAlign w:val="superscript"/>
        </w:rPr>
        <w:t>,1</w:t>
      </w:r>
      <w:r w:rsidR="005437BF">
        <w:rPr>
          <w:sz w:val="20"/>
          <w:szCs w:val="20"/>
          <w:vertAlign w:val="superscript"/>
        </w:rPr>
        <w:t>6</w:t>
      </w:r>
      <w:proofErr w:type="gramEnd"/>
      <w:r>
        <w:rPr>
          <w:sz w:val="20"/>
          <w:szCs w:val="20"/>
          <w:vertAlign w:val="superscript"/>
        </w:rPr>
        <w:t xml:space="preserve"> </w:t>
      </w:r>
      <w:r w:rsidR="00993C6B" w:rsidRPr="00993C6B">
        <w:rPr>
          <w:sz w:val="20"/>
          <w:szCs w:val="20"/>
        </w:rPr>
        <w:t xml:space="preserve">The silicon ridge waveguide </w:t>
      </w:r>
      <w:r w:rsidR="008C4888">
        <w:rPr>
          <w:sz w:val="20"/>
          <w:szCs w:val="20"/>
        </w:rPr>
        <w:t>remains</w:t>
      </w:r>
      <w:r w:rsidR="008C4888" w:rsidRPr="00993C6B">
        <w:rPr>
          <w:sz w:val="20"/>
          <w:szCs w:val="20"/>
        </w:rPr>
        <w:t xml:space="preserve"> </w:t>
      </w:r>
      <w:r w:rsidR="00831AB8">
        <w:rPr>
          <w:sz w:val="20"/>
          <w:szCs w:val="20"/>
        </w:rPr>
        <w:t xml:space="preserve">1.5 </w:t>
      </w:r>
      <w:r w:rsidR="00831AB8" w:rsidRPr="00993C6B">
        <w:rPr>
          <w:sz w:val="20"/>
          <w:szCs w:val="20"/>
        </w:rPr>
        <w:t>μm</w:t>
      </w:r>
      <w:r w:rsidR="0068492F">
        <w:rPr>
          <w:sz w:val="20"/>
          <w:szCs w:val="20"/>
        </w:rPr>
        <w:t xml:space="preserve"> wide</w:t>
      </w:r>
      <w:r w:rsidR="00831AB8" w:rsidRPr="00993C6B">
        <w:rPr>
          <w:sz w:val="20"/>
          <w:szCs w:val="20"/>
        </w:rPr>
        <w:t xml:space="preserve"> </w:t>
      </w:r>
      <w:r w:rsidR="00993C6B" w:rsidRPr="00993C6B">
        <w:rPr>
          <w:sz w:val="20"/>
          <w:szCs w:val="20"/>
        </w:rPr>
        <w:t xml:space="preserve">in the bi-level taper. In the first </w:t>
      </w:r>
      <w:r w:rsidR="00831AB8">
        <w:rPr>
          <w:sz w:val="20"/>
          <w:szCs w:val="20"/>
        </w:rPr>
        <w:t>part of the taper</w:t>
      </w:r>
      <w:r w:rsidR="00993C6B" w:rsidRPr="00993C6B">
        <w:rPr>
          <w:sz w:val="20"/>
          <w:szCs w:val="20"/>
        </w:rPr>
        <w:t xml:space="preserve">, the mode is converted from the silicon ridge waveguide </w:t>
      </w:r>
      <w:r w:rsidR="00831AB8">
        <w:rPr>
          <w:sz w:val="20"/>
          <w:szCs w:val="20"/>
        </w:rPr>
        <w:t xml:space="preserve">mode that of the hybrid structure with </w:t>
      </w:r>
      <w:r w:rsidR="008C4888">
        <w:rPr>
          <w:sz w:val="20"/>
          <w:szCs w:val="20"/>
        </w:rPr>
        <w:t>a</w:t>
      </w:r>
      <w:r w:rsidR="00993C6B" w:rsidRPr="00993C6B">
        <w:rPr>
          <w:sz w:val="20"/>
          <w:szCs w:val="20"/>
        </w:rPr>
        <w:t xml:space="preserve"> III-V waveguide without </w:t>
      </w:r>
      <w:r w:rsidR="00831AB8">
        <w:rPr>
          <w:sz w:val="20"/>
          <w:szCs w:val="20"/>
        </w:rPr>
        <w:t>the</w:t>
      </w:r>
      <w:r w:rsidR="008C4888">
        <w:rPr>
          <w:sz w:val="20"/>
          <w:szCs w:val="20"/>
        </w:rPr>
        <w:t xml:space="preserve"> </w:t>
      </w:r>
      <w:r w:rsidR="00993C6B" w:rsidRPr="00993C6B">
        <w:rPr>
          <w:sz w:val="20"/>
          <w:szCs w:val="20"/>
        </w:rPr>
        <w:t>thick p-</w:t>
      </w:r>
      <w:proofErr w:type="spellStart"/>
      <w:r w:rsidR="00993C6B" w:rsidRPr="00993C6B">
        <w:rPr>
          <w:sz w:val="20"/>
          <w:szCs w:val="20"/>
        </w:rPr>
        <w:t>InP</w:t>
      </w:r>
      <w:proofErr w:type="spellEnd"/>
      <w:r w:rsidR="00993C6B" w:rsidRPr="00993C6B">
        <w:rPr>
          <w:sz w:val="20"/>
          <w:szCs w:val="20"/>
        </w:rPr>
        <w:t xml:space="preserve"> layer, with the intrinsic layer width laterally tapered from 0.2 μm to 1.5 μm. The second </w:t>
      </w:r>
      <w:r w:rsidR="00831AB8">
        <w:rPr>
          <w:sz w:val="20"/>
          <w:szCs w:val="20"/>
        </w:rPr>
        <w:t>part of the</w:t>
      </w:r>
      <w:r w:rsidR="00831AB8" w:rsidRPr="00993C6B">
        <w:rPr>
          <w:sz w:val="20"/>
          <w:szCs w:val="20"/>
        </w:rPr>
        <w:t xml:space="preserve"> </w:t>
      </w:r>
      <w:r w:rsidR="00993C6B" w:rsidRPr="00993C6B">
        <w:rPr>
          <w:sz w:val="20"/>
          <w:szCs w:val="20"/>
        </w:rPr>
        <w:t xml:space="preserve">taper transforms the optical mode into the full III-V waveguide mode, with </w:t>
      </w:r>
      <w:r w:rsidR="008C4888">
        <w:rPr>
          <w:sz w:val="20"/>
          <w:szCs w:val="20"/>
        </w:rPr>
        <w:t xml:space="preserve">the </w:t>
      </w:r>
      <w:r w:rsidR="00993C6B" w:rsidRPr="00993C6B">
        <w:rPr>
          <w:sz w:val="20"/>
          <w:szCs w:val="20"/>
        </w:rPr>
        <w:t>p-</w:t>
      </w:r>
      <w:proofErr w:type="spellStart"/>
      <w:r w:rsidR="00993C6B" w:rsidRPr="00993C6B">
        <w:rPr>
          <w:sz w:val="20"/>
          <w:szCs w:val="20"/>
        </w:rPr>
        <w:t>InP</w:t>
      </w:r>
      <w:proofErr w:type="spellEnd"/>
      <w:r w:rsidR="00993C6B" w:rsidRPr="00993C6B">
        <w:rPr>
          <w:sz w:val="20"/>
          <w:szCs w:val="20"/>
        </w:rPr>
        <w:t xml:space="preserve"> layer laterally tapered from 0.2 µm to 2.5 µm and the intrinsic layer </w:t>
      </w:r>
      <w:r w:rsidR="008C4888">
        <w:rPr>
          <w:sz w:val="20"/>
          <w:szCs w:val="20"/>
        </w:rPr>
        <w:t xml:space="preserve">kept </w:t>
      </w:r>
      <w:r w:rsidR="00831AB8">
        <w:rPr>
          <w:sz w:val="20"/>
          <w:szCs w:val="20"/>
        </w:rPr>
        <w:t xml:space="preserve">1.5 </w:t>
      </w:r>
      <w:r w:rsidR="00831AB8" w:rsidRPr="00993C6B">
        <w:rPr>
          <w:sz w:val="20"/>
          <w:szCs w:val="20"/>
        </w:rPr>
        <w:t>μm</w:t>
      </w:r>
      <w:r w:rsidR="00831AB8">
        <w:rPr>
          <w:sz w:val="20"/>
          <w:szCs w:val="20"/>
        </w:rPr>
        <w:t xml:space="preserve"> wide</w:t>
      </w:r>
      <w:r w:rsidR="00993C6B" w:rsidRPr="00993C6B">
        <w:rPr>
          <w:sz w:val="20"/>
          <w:szCs w:val="20"/>
        </w:rPr>
        <w:t xml:space="preserve">. </w:t>
      </w:r>
      <w:r w:rsidR="00831AB8">
        <w:rPr>
          <w:sz w:val="20"/>
          <w:szCs w:val="20"/>
        </w:rPr>
        <w:t xml:space="preserve">The mode transformation </w:t>
      </w:r>
      <w:r w:rsidR="007B79BE">
        <w:rPr>
          <w:sz w:val="20"/>
          <w:szCs w:val="20"/>
        </w:rPr>
        <w:t>simulations are</w:t>
      </w:r>
      <w:r w:rsidR="00831AB8">
        <w:rPr>
          <w:sz w:val="20"/>
          <w:szCs w:val="20"/>
        </w:rPr>
        <w:t xml:space="preserve"> illustrated in Fig</w:t>
      </w:r>
      <w:r w:rsidR="00B83310">
        <w:rPr>
          <w:sz w:val="20"/>
          <w:szCs w:val="20"/>
        </w:rPr>
        <w:t>.</w:t>
      </w:r>
      <w:r w:rsidR="00831AB8">
        <w:rPr>
          <w:sz w:val="20"/>
          <w:szCs w:val="20"/>
        </w:rPr>
        <w:t xml:space="preserve"> </w:t>
      </w:r>
      <w:r w:rsidR="00495788">
        <w:rPr>
          <w:sz w:val="20"/>
          <w:szCs w:val="20"/>
        </w:rPr>
        <w:t>3</w:t>
      </w:r>
      <w:r w:rsidR="00831AB8">
        <w:rPr>
          <w:sz w:val="20"/>
          <w:szCs w:val="20"/>
        </w:rPr>
        <w:t xml:space="preserve">(b). </w:t>
      </w:r>
      <w:r w:rsidR="00993C6B" w:rsidRPr="00993C6B">
        <w:rPr>
          <w:sz w:val="20"/>
          <w:szCs w:val="20"/>
        </w:rPr>
        <w:t xml:space="preserve">The </w:t>
      </w:r>
      <w:r w:rsidR="00831AB8">
        <w:rPr>
          <w:sz w:val="20"/>
          <w:szCs w:val="20"/>
        </w:rPr>
        <w:t>simulated</w:t>
      </w:r>
      <w:r w:rsidR="00831AB8" w:rsidRPr="00993C6B">
        <w:rPr>
          <w:sz w:val="20"/>
          <w:szCs w:val="20"/>
        </w:rPr>
        <w:t xml:space="preserve"> </w:t>
      </w:r>
      <w:r w:rsidR="00993C6B" w:rsidRPr="00993C6B">
        <w:rPr>
          <w:sz w:val="20"/>
          <w:szCs w:val="20"/>
        </w:rPr>
        <w:t xml:space="preserve">coupling efficiency between the silicon ridge waveguide and EAM waveguide is </w:t>
      </w:r>
      <w:r w:rsidR="00CB289C">
        <w:rPr>
          <w:sz w:val="20"/>
          <w:szCs w:val="20"/>
        </w:rPr>
        <w:t>around</w:t>
      </w:r>
      <w:r w:rsidR="00993C6B" w:rsidRPr="00993C6B">
        <w:rPr>
          <w:sz w:val="20"/>
          <w:szCs w:val="20"/>
        </w:rPr>
        <w:t xml:space="preserve"> 98%.</w:t>
      </w:r>
    </w:p>
    <w:p w14:paraId="11FB4EC4" w14:textId="77777777" w:rsidR="007A585B" w:rsidRDefault="00801969" w:rsidP="005138E0">
      <w:pPr>
        <w:spacing w:line="480" w:lineRule="auto"/>
        <w:jc w:val="center"/>
        <w:rPr>
          <w:sz w:val="20"/>
          <w:szCs w:val="20"/>
        </w:rPr>
      </w:pPr>
      <w:r>
        <w:rPr>
          <w:noProof/>
          <w:sz w:val="20"/>
          <w:szCs w:val="20"/>
          <w:lang w:eastAsia="zh-CN"/>
        </w:rPr>
        <w:drawing>
          <wp:inline distT="0" distB="0" distL="0" distR="0" wp14:anchorId="21B9D6CA" wp14:editId="7171C59E">
            <wp:extent cx="6286500" cy="1849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tif"/>
                    <pic:cNvPicPr/>
                  </pic:nvPicPr>
                  <pic:blipFill>
                    <a:blip r:embed="rId13">
                      <a:extLst>
                        <a:ext uri="{28A0092B-C50C-407E-A947-70E740481C1C}">
                          <a14:useLocalDpi xmlns:a14="http://schemas.microsoft.com/office/drawing/2010/main" val="0"/>
                        </a:ext>
                      </a:extLst>
                    </a:blip>
                    <a:stretch>
                      <a:fillRect/>
                    </a:stretch>
                  </pic:blipFill>
                  <pic:spPr>
                    <a:xfrm>
                      <a:off x="0" y="0"/>
                      <a:ext cx="6319205" cy="1859159"/>
                    </a:xfrm>
                    <a:prstGeom prst="rect">
                      <a:avLst/>
                    </a:prstGeom>
                  </pic:spPr>
                </pic:pic>
              </a:graphicData>
            </a:graphic>
          </wp:inline>
        </w:drawing>
      </w:r>
    </w:p>
    <w:p w14:paraId="710964EE" w14:textId="77777777" w:rsidR="00793CD5" w:rsidRDefault="00793CD5" w:rsidP="00DD19C3">
      <w:pPr>
        <w:jc w:val="center"/>
        <w:rPr>
          <w:sz w:val="18"/>
          <w:szCs w:val="18"/>
        </w:rPr>
      </w:pPr>
      <w:r>
        <w:rPr>
          <w:rFonts w:hint="eastAsia"/>
          <w:sz w:val="18"/>
          <w:szCs w:val="18"/>
          <w:lang w:eastAsia="zh-CN"/>
        </w:rPr>
        <w:t xml:space="preserve">FIG. </w:t>
      </w:r>
      <w:r w:rsidR="00475BFB">
        <w:rPr>
          <w:sz w:val="18"/>
          <w:szCs w:val="18"/>
        </w:rPr>
        <w:t>3</w:t>
      </w:r>
      <w:r w:rsidRPr="007F3C47">
        <w:rPr>
          <w:rFonts w:hint="eastAsia"/>
          <w:sz w:val="18"/>
          <w:szCs w:val="18"/>
        </w:rPr>
        <w:t xml:space="preserve">. (a) </w:t>
      </w:r>
      <w:r w:rsidR="00E44F30">
        <w:rPr>
          <w:sz w:val="18"/>
          <w:szCs w:val="18"/>
          <w:lang w:eastAsia="zh-CN"/>
        </w:rPr>
        <w:t xml:space="preserve">Mode profile </w:t>
      </w:r>
      <w:r w:rsidR="00A96A8B">
        <w:rPr>
          <w:sz w:val="18"/>
          <w:szCs w:val="18"/>
          <w:lang w:eastAsia="zh-CN"/>
        </w:rPr>
        <w:t>of</w:t>
      </w:r>
      <w:r w:rsidR="00E44F30">
        <w:rPr>
          <w:sz w:val="18"/>
          <w:szCs w:val="18"/>
          <w:lang w:eastAsia="zh-CN"/>
        </w:rPr>
        <w:t xml:space="preserve"> the </w:t>
      </w:r>
      <w:r w:rsidR="00E44F30">
        <w:rPr>
          <w:sz w:val="18"/>
          <w:szCs w:val="18"/>
        </w:rPr>
        <w:t>III-V/Si hybrid waveguide</w:t>
      </w:r>
      <w:r w:rsidRPr="007F3C47">
        <w:rPr>
          <w:rFonts w:hint="eastAsia"/>
          <w:sz w:val="18"/>
          <w:szCs w:val="18"/>
        </w:rPr>
        <w:t>. (b)</w:t>
      </w:r>
      <w:r w:rsidRPr="007F3C47">
        <w:rPr>
          <w:sz w:val="18"/>
          <w:szCs w:val="18"/>
        </w:rPr>
        <w:t xml:space="preserve"> </w:t>
      </w:r>
      <w:r w:rsidR="00A96A8B">
        <w:rPr>
          <w:sz w:val="18"/>
          <w:szCs w:val="18"/>
        </w:rPr>
        <w:t>Mode transformation in the 45</w:t>
      </w:r>
      <w:r w:rsidR="00831AB8">
        <w:rPr>
          <w:sz w:val="18"/>
          <w:szCs w:val="18"/>
        </w:rPr>
        <w:t xml:space="preserve"> </w:t>
      </w:r>
      <w:r w:rsidR="00A96A8B">
        <w:rPr>
          <w:sz w:val="18"/>
          <w:szCs w:val="18"/>
        </w:rPr>
        <w:t>μm long bi-level taper</w:t>
      </w:r>
    </w:p>
    <w:p w14:paraId="1071F35A" w14:textId="77777777" w:rsidR="00A96A8B" w:rsidRPr="00793CD5" w:rsidRDefault="00A96A8B" w:rsidP="00A96A8B">
      <w:pPr>
        <w:jc w:val="center"/>
        <w:rPr>
          <w:sz w:val="18"/>
          <w:szCs w:val="18"/>
        </w:rPr>
      </w:pPr>
    </w:p>
    <w:p w14:paraId="7E9184F4" w14:textId="3DC1B965" w:rsidR="00636A30" w:rsidRDefault="00351083" w:rsidP="00DD19C3">
      <w:pPr>
        <w:spacing w:line="480" w:lineRule="auto"/>
        <w:ind w:firstLine="360"/>
        <w:jc w:val="both"/>
        <w:rPr>
          <w:sz w:val="20"/>
          <w:szCs w:val="20"/>
        </w:rPr>
      </w:pPr>
      <w:r>
        <w:rPr>
          <w:sz w:val="20"/>
          <w:szCs w:val="20"/>
        </w:rPr>
        <w:t xml:space="preserve">The </w:t>
      </w:r>
      <w:r w:rsidR="00DD19C3" w:rsidRPr="00DD19C3">
        <w:rPr>
          <w:sz w:val="20"/>
          <w:szCs w:val="20"/>
        </w:rPr>
        <w:t xml:space="preserve">EAM with </w:t>
      </w:r>
      <w:proofErr w:type="spellStart"/>
      <w:r w:rsidR="00DD19C3" w:rsidRPr="00DD19C3">
        <w:rPr>
          <w:sz w:val="20"/>
          <w:szCs w:val="20"/>
        </w:rPr>
        <w:t>InAlGaAs</w:t>
      </w:r>
      <w:proofErr w:type="spellEnd"/>
      <w:r w:rsidR="00DD19C3" w:rsidRPr="00DD19C3">
        <w:rPr>
          <w:sz w:val="20"/>
          <w:szCs w:val="20"/>
        </w:rPr>
        <w:t xml:space="preserve"> quantum wells has a strong exciton absorption peak at</w:t>
      </w:r>
      <w:r w:rsidR="002549D1">
        <w:rPr>
          <w:sz w:val="20"/>
          <w:szCs w:val="20"/>
        </w:rPr>
        <w:t xml:space="preserve"> the</w:t>
      </w:r>
      <w:r w:rsidR="00DD19C3" w:rsidRPr="00DD19C3">
        <w:rPr>
          <w:sz w:val="20"/>
          <w:szCs w:val="20"/>
        </w:rPr>
        <w:t xml:space="preserve"> absorption edge due to i</w:t>
      </w:r>
      <w:r w:rsidR="00DD19C3">
        <w:rPr>
          <w:sz w:val="20"/>
          <w:szCs w:val="20"/>
        </w:rPr>
        <w:t>ts large conduction band offset.</w:t>
      </w:r>
      <w:r w:rsidR="00DD19C3" w:rsidRPr="00FA4BEC">
        <w:rPr>
          <w:sz w:val="20"/>
          <w:szCs w:val="20"/>
          <w:vertAlign w:val="superscript"/>
        </w:rPr>
        <w:t>2</w:t>
      </w:r>
      <w:r w:rsidR="00DD19C3">
        <w:rPr>
          <w:sz w:val="20"/>
          <w:szCs w:val="20"/>
        </w:rPr>
        <w:t xml:space="preserve"> </w:t>
      </w:r>
      <w:r w:rsidR="00DD19C3" w:rsidRPr="00DD19C3">
        <w:rPr>
          <w:sz w:val="20"/>
          <w:szCs w:val="20"/>
        </w:rPr>
        <w:t>Since the band-to-band continuum transition energy</w:t>
      </w:r>
      <w:r>
        <w:rPr>
          <w:sz w:val="20"/>
          <w:szCs w:val="20"/>
        </w:rPr>
        <w:t xml:space="preserve"> (</w:t>
      </w:r>
      <w:r w:rsidR="00DD19C3" w:rsidRPr="00DD19C3">
        <w:rPr>
          <w:sz w:val="20"/>
          <w:szCs w:val="20"/>
        </w:rPr>
        <w:t>which is above the exciton transition energy</w:t>
      </w:r>
      <w:r>
        <w:rPr>
          <w:sz w:val="20"/>
          <w:szCs w:val="20"/>
        </w:rPr>
        <w:t>)</w:t>
      </w:r>
      <w:r w:rsidR="00DD19C3" w:rsidRPr="00DD19C3">
        <w:rPr>
          <w:sz w:val="20"/>
          <w:szCs w:val="20"/>
        </w:rPr>
        <w:t xml:space="preserve"> has </w:t>
      </w:r>
      <w:r w:rsidR="003525AA">
        <w:rPr>
          <w:sz w:val="20"/>
          <w:szCs w:val="20"/>
        </w:rPr>
        <w:t xml:space="preserve">a </w:t>
      </w:r>
      <w:r w:rsidR="00DD19C3" w:rsidRPr="00DD19C3">
        <w:rPr>
          <w:sz w:val="20"/>
          <w:szCs w:val="20"/>
        </w:rPr>
        <w:t>small influence on the absorption edge, we adopt a theoretical model only contain</w:t>
      </w:r>
      <w:r>
        <w:rPr>
          <w:sz w:val="20"/>
          <w:szCs w:val="20"/>
        </w:rPr>
        <w:t>ing</w:t>
      </w:r>
      <w:r w:rsidR="00DD19C3" w:rsidRPr="00DD19C3">
        <w:rPr>
          <w:sz w:val="20"/>
          <w:szCs w:val="20"/>
        </w:rPr>
        <w:t xml:space="preserve"> </w:t>
      </w:r>
      <w:r w:rsidR="00831AB8">
        <w:rPr>
          <w:sz w:val="20"/>
          <w:szCs w:val="20"/>
        </w:rPr>
        <w:t xml:space="preserve">the </w:t>
      </w:r>
      <w:r w:rsidR="00DD19C3" w:rsidRPr="00DD19C3">
        <w:rPr>
          <w:sz w:val="20"/>
          <w:szCs w:val="20"/>
        </w:rPr>
        <w:t xml:space="preserve">exciton transition, </w:t>
      </w:r>
      <w:r>
        <w:rPr>
          <w:sz w:val="20"/>
          <w:szCs w:val="20"/>
        </w:rPr>
        <w:t xml:space="preserve">in order </w:t>
      </w:r>
      <w:r w:rsidR="00DD19C3" w:rsidRPr="00DD19C3">
        <w:rPr>
          <w:sz w:val="20"/>
          <w:szCs w:val="20"/>
        </w:rPr>
        <w:t xml:space="preserve">to simplify calculation </w:t>
      </w:r>
      <w:r>
        <w:rPr>
          <w:sz w:val="20"/>
          <w:szCs w:val="20"/>
        </w:rPr>
        <w:t xml:space="preserve">of </w:t>
      </w:r>
      <w:r w:rsidR="00DD19C3" w:rsidRPr="00DD19C3">
        <w:rPr>
          <w:sz w:val="20"/>
          <w:szCs w:val="20"/>
        </w:rPr>
        <w:t>the absorption spectra and the shift of</w:t>
      </w:r>
      <w:r>
        <w:rPr>
          <w:sz w:val="20"/>
          <w:szCs w:val="20"/>
        </w:rPr>
        <w:t xml:space="preserve"> the</w:t>
      </w:r>
      <w:r w:rsidR="00DD19C3" w:rsidRPr="00DD19C3">
        <w:rPr>
          <w:sz w:val="20"/>
          <w:szCs w:val="20"/>
        </w:rPr>
        <w:t xml:space="preserve"> absorption edge for the EAM.</w:t>
      </w:r>
      <w:r w:rsidR="00FA4BEC">
        <w:rPr>
          <w:sz w:val="20"/>
          <w:szCs w:val="20"/>
          <w:vertAlign w:val="superscript"/>
        </w:rPr>
        <w:t>1</w:t>
      </w:r>
      <w:r w:rsidR="00BC3B7B">
        <w:rPr>
          <w:sz w:val="20"/>
          <w:szCs w:val="20"/>
          <w:vertAlign w:val="superscript"/>
        </w:rPr>
        <w:t>7</w:t>
      </w:r>
      <w:r w:rsidR="00DD19C3" w:rsidRPr="00DD19C3">
        <w:rPr>
          <w:sz w:val="20"/>
          <w:szCs w:val="20"/>
        </w:rPr>
        <w:t xml:space="preserve"> The material parameters of </w:t>
      </w:r>
      <w:r w:rsidR="00831AB8">
        <w:rPr>
          <w:sz w:val="20"/>
          <w:szCs w:val="20"/>
        </w:rPr>
        <w:t xml:space="preserve">the </w:t>
      </w:r>
      <w:r w:rsidR="00DD19C3" w:rsidRPr="00DD19C3">
        <w:rPr>
          <w:sz w:val="20"/>
          <w:szCs w:val="20"/>
        </w:rPr>
        <w:t>MQW</w:t>
      </w:r>
      <w:r w:rsidR="00831AB8">
        <w:rPr>
          <w:sz w:val="20"/>
          <w:szCs w:val="20"/>
        </w:rPr>
        <w:t xml:space="preserve"> structure</w:t>
      </w:r>
      <w:r w:rsidR="00DD19C3" w:rsidRPr="00DD19C3">
        <w:rPr>
          <w:sz w:val="20"/>
          <w:szCs w:val="20"/>
        </w:rPr>
        <w:t xml:space="preserve">, such as </w:t>
      </w:r>
      <w:r w:rsidR="00831AB8">
        <w:rPr>
          <w:sz w:val="20"/>
          <w:szCs w:val="20"/>
        </w:rPr>
        <w:t xml:space="preserve">the </w:t>
      </w:r>
      <w:r w:rsidR="00DD19C3" w:rsidRPr="00DD19C3">
        <w:rPr>
          <w:sz w:val="20"/>
          <w:szCs w:val="20"/>
        </w:rPr>
        <w:t xml:space="preserve">effective electron/hole mass, </w:t>
      </w:r>
      <w:proofErr w:type="spellStart"/>
      <w:r w:rsidR="00DD19C3" w:rsidRPr="00DD19C3">
        <w:rPr>
          <w:sz w:val="20"/>
          <w:szCs w:val="20"/>
        </w:rPr>
        <w:t>Luttinger</w:t>
      </w:r>
      <w:proofErr w:type="spellEnd"/>
      <w:r w:rsidR="00DD19C3" w:rsidRPr="00DD19C3">
        <w:rPr>
          <w:sz w:val="20"/>
          <w:szCs w:val="20"/>
        </w:rPr>
        <w:t xml:space="preserve"> parameters, band energy level</w:t>
      </w:r>
      <w:r w:rsidR="00831AB8">
        <w:rPr>
          <w:sz w:val="20"/>
          <w:szCs w:val="20"/>
        </w:rPr>
        <w:t>s</w:t>
      </w:r>
      <w:r>
        <w:rPr>
          <w:sz w:val="20"/>
          <w:szCs w:val="20"/>
        </w:rPr>
        <w:t>, etc.</w:t>
      </w:r>
      <w:r w:rsidR="00DD19C3" w:rsidRPr="00DD19C3">
        <w:rPr>
          <w:sz w:val="20"/>
          <w:szCs w:val="20"/>
        </w:rPr>
        <w:t xml:space="preserve">, are taken from </w:t>
      </w:r>
      <w:r w:rsidR="0026387E">
        <w:rPr>
          <w:sz w:val="20"/>
          <w:szCs w:val="20"/>
        </w:rPr>
        <w:t>r</w:t>
      </w:r>
      <w:r w:rsidR="00DD19C3" w:rsidRPr="00DD19C3">
        <w:rPr>
          <w:sz w:val="20"/>
          <w:szCs w:val="20"/>
        </w:rPr>
        <w:t>ef</w:t>
      </w:r>
      <w:r w:rsidR="006E5CA9">
        <w:rPr>
          <w:sz w:val="20"/>
          <w:szCs w:val="20"/>
        </w:rPr>
        <w:t>erence</w:t>
      </w:r>
      <w:r w:rsidR="00DD19C3" w:rsidRPr="00DD19C3">
        <w:rPr>
          <w:sz w:val="20"/>
          <w:szCs w:val="20"/>
        </w:rPr>
        <w:t xml:space="preserve"> [</w:t>
      </w:r>
      <w:r w:rsidR="0066636F">
        <w:rPr>
          <w:sz w:val="20"/>
          <w:szCs w:val="20"/>
        </w:rPr>
        <w:t>1</w:t>
      </w:r>
      <w:r w:rsidR="00BC3B7B">
        <w:rPr>
          <w:sz w:val="20"/>
          <w:szCs w:val="20"/>
        </w:rPr>
        <w:t>8</w:t>
      </w:r>
      <w:r w:rsidR="00DD19C3" w:rsidRPr="00DD19C3">
        <w:rPr>
          <w:sz w:val="20"/>
          <w:szCs w:val="20"/>
        </w:rPr>
        <w:t xml:space="preserve">], according </w:t>
      </w:r>
      <w:r w:rsidR="0033377E">
        <w:rPr>
          <w:sz w:val="20"/>
          <w:szCs w:val="20"/>
        </w:rPr>
        <w:t xml:space="preserve">to </w:t>
      </w:r>
      <w:r w:rsidR="00DD19C3" w:rsidRPr="00DD19C3">
        <w:rPr>
          <w:sz w:val="20"/>
          <w:szCs w:val="20"/>
        </w:rPr>
        <w:t xml:space="preserve">the </w:t>
      </w:r>
      <w:r w:rsidR="00831AB8">
        <w:rPr>
          <w:sz w:val="20"/>
          <w:szCs w:val="20"/>
        </w:rPr>
        <w:t>composition of each layer</w:t>
      </w:r>
      <w:r w:rsidR="00DD19C3" w:rsidRPr="00DD19C3">
        <w:rPr>
          <w:sz w:val="20"/>
          <w:szCs w:val="20"/>
        </w:rPr>
        <w:t xml:space="preserve">. The half-linewidth for </w:t>
      </w:r>
      <w:r w:rsidR="00515FE4">
        <w:rPr>
          <w:sz w:val="20"/>
          <w:szCs w:val="20"/>
        </w:rPr>
        <w:t xml:space="preserve">the </w:t>
      </w:r>
      <w:r w:rsidR="00DD19C3" w:rsidRPr="00DD19C3">
        <w:rPr>
          <w:sz w:val="20"/>
          <w:szCs w:val="20"/>
        </w:rPr>
        <w:t xml:space="preserve">absorption peak varies from 1 </w:t>
      </w:r>
      <w:proofErr w:type="spellStart"/>
      <w:r w:rsidR="00DD19C3" w:rsidRPr="00DD19C3">
        <w:rPr>
          <w:sz w:val="20"/>
          <w:szCs w:val="20"/>
        </w:rPr>
        <w:t>meV</w:t>
      </w:r>
      <w:proofErr w:type="spellEnd"/>
      <w:r w:rsidR="00DD19C3" w:rsidRPr="00DD19C3">
        <w:rPr>
          <w:sz w:val="20"/>
          <w:szCs w:val="20"/>
        </w:rPr>
        <w:t xml:space="preserve"> at zero electric field to 1.4 </w:t>
      </w:r>
      <w:proofErr w:type="spellStart"/>
      <w:r w:rsidR="00DD19C3" w:rsidRPr="00DD19C3">
        <w:rPr>
          <w:sz w:val="20"/>
          <w:szCs w:val="20"/>
        </w:rPr>
        <w:t>meV</w:t>
      </w:r>
      <w:proofErr w:type="spellEnd"/>
      <w:r w:rsidR="00DD19C3" w:rsidRPr="00DD19C3">
        <w:rPr>
          <w:sz w:val="20"/>
          <w:szCs w:val="20"/>
        </w:rPr>
        <w:t xml:space="preserve"> at 42 KV/cm. The effective mass </w:t>
      </w:r>
      <w:r w:rsidR="00DD19C3" w:rsidRPr="00636A30">
        <w:rPr>
          <w:i/>
          <w:sz w:val="20"/>
          <w:szCs w:val="20"/>
        </w:rPr>
        <w:t>m*</w:t>
      </w:r>
      <w:r w:rsidR="00DD19C3" w:rsidRPr="00DD19C3">
        <w:rPr>
          <w:sz w:val="20"/>
          <w:szCs w:val="20"/>
        </w:rPr>
        <w:t xml:space="preserve"> </w:t>
      </w:r>
      <w:r>
        <w:rPr>
          <w:sz w:val="20"/>
          <w:szCs w:val="20"/>
        </w:rPr>
        <w:t>of the</w:t>
      </w:r>
      <w:r w:rsidR="00DD19C3" w:rsidRPr="00DD19C3">
        <w:rPr>
          <w:sz w:val="20"/>
          <w:szCs w:val="20"/>
        </w:rPr>
        <w:t xml:space="preserve"> average matrix element is 0.0064</w:t>
      </w:r>
      <w:r w:rsidR="00636A30">
        <w:rPr>
          <w:sz w:val="20"/>
          <w:szCs w:val="20"/>
        </w:rPr>
        <w:t xml:space="preserve"> </w:t>
      </w:r>
      <w:r w:rsidR="00DD19C3" w:rsidRPr="00636A30">
        <w:rPr>
          <w:i/>
          <w:sz w:val="20"/>
          <w:szCs w:val="20"/>
        </w:rPr>
        <w:t>m</w:t>
      </w:r>
      <w:r w:rsidR="00DD19C3" w:rsidRPr="00636A30">
        <w:rPr>
          <w:i/>
          <w:sz w:val="20"/>
          <w:szCs w:val="20"/>
          <w:vertAlign w:val="subscript"/>
        </w:rPr>
        <w:t>0</w:t>
      </w:r>
      <w:proofErr w:type="gramStart"/>
      <w:r w:rsidR="00DD19C3" w:rsidRPr="00DD19C3">
        <w:rPr>
          <w:sz w:val="20"/>
          <w:szCs w:val="20"/>
        </w:rPr>
        <w:t>,</w:t>
      </w:r>
      <w:r w:rsidR="00A11A79">
        <w:rPr>
          <w:sz w:val="20"/>
          <w:szCs w:val="20"/>
          <w:vertAlign w:val="superscript"/>
        </w:rPr>
        <w:t>17</w:t>
      </w:r>
      <w:proofErr w:type="gramEnd"/>
      <w:r w:rsidR="00DD19C3" w:rsidRPr="00DD19C3">
        <w:rPr>
          <w:sz w:val="20"/>
          <w:szCs w:val="20"/>
        </w:rPr>
        <w:t xml:space="preserve"> where </w:t>
      </w:r>
      <w:r w:rsidR="00DD19C3" w:rsidRPr="00636A30">
        <w:rPr>
          <w:i/>
          <w:sz w:val="20"/>
          <w:szCs w:val="20"/>
        </w:rPr>
        <w:t>m</w:t>
      </w:r>
      <w:r w:rsidR="00DD19C3" w:rsidRPr="00636A30">
        <w:rPr>
          <w:i/>
          <w:sz w:val="20"/>
          <w:szCs w:val="20"/>
          <w:vertAlign w:val="subscript"/>
        </w:rPr>
        <w:t>0</w:t>
      </w:r>
      <w:r w:rsidR="00DD19C3" w:rsidRPr="00DD19C3">
        <w:rPr>
          <w:sz w:val="20"/>
          <w:szCs w:val="20"/>
        </w:rPr>
        <w:t xml:space="preserve"> is the electron mass.</w:t>
      </w:r>
      <w:r w:rsidR="00636A30">
        <w:rPr>
          <w:sz w:val="20"/>
          <w:szCs w:val="20"/>
        </w:rPr>
        <w:t xml:space="preserve"> </w:t>
      </w:r>
    </w:p>
    <w:p w14:paraId="2FA68CDD" w14:textId="22E1228E" w:rsidR="00497EC9" w:rsidRPr="00B92F34" w:rsidRDefault="00DD19C3" w:rsidP="00DD19C3">
      <w:pPr>
        <w:spacing w:line="480" w:lineRule="auto"/>
        <w:ind w:firstLine="360"/>
        <w:jc w:val="both"/>
        <w:rPr>
          <w:sz w:val="20"/>
          <w:szCs w:val="20"/>
        </w:rPr>
      </w:pPr>
      <w:r w:rsidRPr="00DD19C3">
        <w:rPr>
          <w:sz w:val="20"/>
          <w:szCs w:val="20"/>
        </w:rPr>
        <w:t>The simulat</w:t>
      </w:r>
      <w:r w:rsidR="00450A91">
        <w:rPr>
          <w:sz w:val="20"/>
          <w:szCs w:val="20"/>
        </w:rPr>
        <w:t>ed</w:t>
      </w:r>
      <w:r w:rsidRPr="00DD19C3">
        <w:rPr>
          <w:sz w:val="20"/>
          <w:szCs w:val="20"/>
        </w:rPr>
        <w:t xml:space="preserve"> </w:t>
      </w:r>
      <w:r w:rsidR="00227140">
        <w:rPr>
          <w:sz w:val="20"/>
          <w:szCs w:val="20"/>
        </w:rPr>
        <w:t xml:space="preserve">exciton </w:t>
      </w:r>
      <w:r w:rsidRPr="00DD19C3">
        <w:rPr>
          <w:sz w:val="20"/>
          <w:szCs w:val="20"/>
        </w:rPr>
        <w:t>absor</w:t>
      </w:r>
      <w:r w:rsidR="00636A30">
        <w:rPr>
          <w:sz w:val="20"/>
          <w:szCs w:val="20"/>
        </w:rPr>
        <w:t>ption spectra</w:t>
      </w:r>
      <w:r w:rsidR="007B7577">
        <w:rPr>
          <w:sz w:val="20"/>
          <w:szCs w:val="20"/>
        </w:rPr>
        <w:t xml:space="preserve"> for the 80 μm long EAM </w:t>
      </w:r>
      <w:r w:rsidR="00831AB8">
        <w:rPr>
          <w:sz w:val="20"/>
          <w:szCs w:val="20"/>
        </w:rPr>
        <w:t xml:space="preserve">are </w:t>
      </w:r>
      <w:r w:rsidR="00636A30">
        <w:rPr>
          <w:sz w:val="20"/>
          <w:szCs w:val="20"/>
        </w:rPr>
        <w:t>shown in Fig.</w:t>
      </w:r>
      <w:r w:rsidR="00BC3B7B">
        <w:rPr>
          <w:sz w:val="20"/>
          <w:szCs w:val="20"/>
        </w:rPr>
        <w:t xml:space="preserve"> 4</w:t>
      </w:r>
      <w:r w:rsidRPr="00DD19C3">
        <w:rPr>
          <w:sz w:val="20"/>
          <w:szCs w:val="20"/>
        </w:rPr>
        <w:t>. Due to the p-</w:t>
      </w:r>
      <w:proofErr w:type="spellStart"/>
      <w:r w:rsidRPr="00DD19C3">
        <w:rPr>
          <w:sz w:val="20"/>
          <w:szCs w:val="20"/>
        </w:rPr>
        <w:t>i</w:t>
      </w:r>
      <w:proofErr w:type="spellEnd"/>
      <w:r w:rsidRPr="00DD19C3">
        <w:rPr>
          <w:sz w:val="20"/>
          <w:szCs w:val="20"/>
        </w:rPr>
        <w:t>-n structure, there is a buil</w:t>
      </w:r>
      <w:r w:rsidR="00351083">
        <w:rPr>
          <w:sz w:val="20"/>
          <w:szCs w:val="20"/>
        </w:rPr>
        <w:t>t</w:t>
      </w:r>
      <w:r w:rsidRPr="00DD19C3">
        <w:rPr>
          <w:sz w:val="20"/>
          <w:szCs w:val="20"/>
        </w:rPr>
        <w:t>-in electric fi</w:t>
      </w:r>
      <w:r w:rsidR="00351083">
        <w:rPr>
          <w:sz w:val="20"/>
          <w:szCs w:val="20"/>
        </w:rPr>
        <w:t>e</w:t>
      </w:r>
      <w:r w:rsidRPr="00DD19C3">
        <w:rPr>
          <w:sz w:val="20"/>
          <w:szCs w:val="20"/>
        </w:rPr>
        <w:t xml:space="preserve">ld </w:t>
      </w:r>
      <w:r w:rsidR="00831AB8">
        <w:rPr>
          <w:sz w:val="20"/>
          <w:szCs w:val="20"/>
        </w:rPr>
        <w:t>at</w:t>
      </w:r>
      <w:r w:rsidR="00831AB8" w:rsidRPr="00DD19C3">
        <w:rPr>
          <w:sz w:val="20"/>
          <w:szCs w:val="20"/>
        </w:rPr>
        <w:t xml:space="preserve"> </w:t>
      </w:r>
      <w:r w:rsidRPr="00DD19C3">
        <w:rPr>
          <w:sz w:val="20"/>
          <w:szCs w:val="20"/>
        </w:rPr>
        <w:t xml:space="preserve">0 V. The zero electric field in </w:t>
      </w:r>
      <w:r w:rsidR="00351083">
        <w:rPr>
          <w:sz w:val="20"/>
          <w:szCs w:val="20"/>
        </w:rPr>
        <w:t xml:space="preserve">the </w:t>
      </w:r>
      <w:r w:rsidRPr="00DD19C3">
        <w:rPr>
          <w:sz w:val="20"/>
          <w:szCs w:val="20"/>
        </w:rPr>
        <w:t xml:space="preserve">intrinsic </w:t>
      </w:r>
      <w:r w:rsidR="00C47B9A">
        <w:rPr>
          <w:sz w:val="20"/>
          <w:szCs w:val="20"/>
        </w:rPr>
        <w:t xml:space="preserve">layer </w:t>
      </w:r>
      <w:r w:rsidRPr="00DD19C3">
        <w:rPr>
          <w:sz w:val="20"/>
          <w:szCs w:val="20"/>
        </w:rPr>
        <w:t xml:space="preserve">is achieved at </w:t>
      </w:r>
      <w:r w:rsidR="00351083">
        <w:rPr>
          <w:sz w:val="20"/>
          <w:szCs w:val="20"/>
        </w:rPr>
        <w:t xml:space="preserve">a </w:t>
      </w:r>
      <w:r w:rsidRPr="00DD19C3">
        <w:rPr>
          <w:sz w:val="20"/>
          <w:szCs w:val="20"/>
        </w:rPr>
        <w:t xml:space="preserve">forward bias </w:t>
      </w:r>
      <w:r w:rsidR="00351083">
        <w:rPr>
          <w:sz w:val="20"/>
          <w:szCs w:val="20"/>
        </w:rPr>
        <w:t xml:space="preserve">of </w:t>
      </w:r>
      <w:r w:rsidRPr="00DD19C3">
        <w:rPr>
          <w:sz w:val="20"/>
          <w:szCs w:val="20"/>
        </w:rPr>
        <w:t>0.6</w:t>
      </w:r>
      <w:r w:rsidR="00DB5704">
        <w:rPr>
          <w:sz w:val="20"/>
          <w:szCs w:val="20"/>
        </w:rPr>
        <w:t xml:space="preserve"> </w:t>
      </w:r>
      <w:r w:rsidRPr="00DD19C3">
        <w:rPr>
          <w:sz w:val="20"/>
          <w:szCs w:val="20"/>
        </w:rPr>
        <w:t>V. Below 0.6</w:t>
      </w:r>
      <w:r w:rsidR="00DB5704">
        <w:rPr>
          <w:sz w:val="20"/>
          <w:szCs w:val="20"/>
        </w:rPr>
        <w:t xml:space="preserve"> </w:t>
      </w:r>
      <w:r w:rsidRPr="00DD19C3">
        <w:rPr>
          <w:sz w:val="20"/>
          <w:szCs w:val="20"/>
        </w:rPr>
        <w:t xml:space="preserve">V, the </w:t>
      </w:r>
      <w:r w:rsidR="00E0586C">
        <w:rPr>
          <w:sz w:val="20"/>
          <w:szCs w:val="20"/>
        </w:rPr>
        <w:t xml:space="preserve">EAM </w:t>
      </w:r>
      <w:r w:rsidRPr="00DD19C3">
        <w:rPr>
          <w:sz w:val="20"/>
          <w:szCs w:val="20"/>
        </w:rPr>
        <w:t xml:space="preserve">absorption spectra for </w:t>
      </w:r>
      <w:r w:rsidR="00351083">
        <w:rPr>
          <w:sz w:val="20"/>
          <w:szCs w:val="20"/>
        </w:rPr>
        <w:t xml:space="preserve">the </w:t>
      </w:r>
      <w:r w:rsidRPr="00DD19C3">
        <w:rPr>
          <w:sz w:val="20"/>
          <w:szCs w:val="20"/>
        </w:rPr>
        <w:t xml:space="preserve">EAM </w:t>
      </w:r>
      <w:r w:rsidR="00E0586C">
        <w:rPr>
          <w:sz w:val="20"/>
          <w:szCs w:val="20"/>
        </w:rPr>
        <w:t>are calculated</w:t>
      </w:r>
      <w:r w:rsidRPr="00DD19C3">
        <w:rPr>
          <w:sz w:val="20"/>
          <w:szCs w:val="20"/>
        </w:rPr>
        <w:t xml:space="preserve"> based on QCSE. The exciton absorption peak red shifts with </w:t>
      </w:r>
      <w:r w:rsidR="00351083">
        <w:rPr>
          <w:sz w:val="20"/>
          <w:szCs w:val="20"/>
        </w:rPr>
        <w:t xml:space="preserve">increasing </w:t>
      </w:r>
      <w:r w:rsidRPr="00DD19C3">
        <w:rPr>
          <w:sz w:val="20"/>
          <w:szCs w:val="20"/>
        </w:rPr>
        <w:t>applied electric fie</w:t>
      </w:r>
      <w:r w:rsidR="00351083">
        <w:rPr>
          <w:sz w:val="20"/>
          <w:szCs w:val="20"/>
        </w:rPr>
        <w:t>l</w:t>
      </w:r>
      <w:r w:rsidRPr="00DD19C3">
        <w:rPr>
          <w:sz w:val="20"/>
          <w:szCs w:val="20"/>
        </w:rPr>
        <w:t xml:space="preserve">d. Due to </w:t>
      </w:r>
      <w:r w:rsidR="00E0586C">
        <w:rPr>
          <w:sz w:val="20"/>
          <w:szCs w:val="20"/>
        </w:rPr>
        <w:t xml:space="preserve">the </w:t>
      </w:r>
      <w:r w:rsidR="00351083">
        <w:rPr>
          <w:sz w:val="20"/>
          <w:szCs w:val="20"/>
        </w:rPr>
        <w:t>decreasing</w:t>
      </w:r>
      <w:r w:rsidR="00351083" w:rsidRPr="00DD19C3">
        <w:rPr>
          <w:sz w:val="20"/>
          <w:szCs w:val="20"/>
        </w:rPr>
        <w:t xml:space="preserve"> </w:t>
      </w:r>
      <w:r w:rsidRPr="00DD19C3">
        <w:rPr>
          <w:sz w:val="20"/>
          <w:szCs w:val="20"/>
        </w:rPr>
        <w:t xml:space="preserve">electron-hole overlap integral with </w:t>
      </w:r>
      <w:r w:rsidR="00351083" w:rsidRPr="00DD19C3">
        <w:rPr>
          <w:sz w:val="20"/>
          <w:szCs w:val="20"/>
        </w:rPr>
        <w:t xml:space="preserve">increasing </w:t>
      </w:r>
      <w:r w:rsidRPr="00DD19C3">
        <w:rPr>
          <w:sz w:val="20"/>
          <w:szCs w:val="20"/>
        </w:rPr>
        <w:t>electric fi</w:t>
      </w:r>
      <w:r w:rsidR="00351083">
        <w:rPr>
          <w:sz w:val="20"/>
          <w:szCs w:val="20"/>
        </w:rPr>
        <w:t>e</w:t>
      </w:r>
      <w:r w:rsidRPr="00DD19C3">
        <w:rPr>
          <w:sz w:val="20"/>
          <w:szCs w:val="20"/>
        </w:rPr>
        <w:t>ld, the</w:t>
      </w:r>
      <w:r w:rsidR="00636A30">
        <w:rPr>
          <w:sz w:val="20"/>
          <w:szCs w:val="20"/>
        </w:rPr>
        <w:t xml:space="preserve"> absorption magnitude decrease</w:t>
      </w:r>
      <w:r w:rsidR="00351083">
        <w:rPr>
          <w:sz w:val="20"/>
          <w:szCs w:val="20"/>
        </w:rPr>
        <w:t>s</w:t>
      </w:r>
      <w:r w:rsidR="00636A30">
        <w:rPr>
          <w:sz w:val="20"/>
          <w:szCs w:val="20"/>
        </w:rPr>
        <w:t xml:space="preserve">. </w:t>
      </w:r>
      <w:r w:rsidRPr="00DD19C3">
        <w:rPr>
          <w:sz w:val="20"/>
          <w:szCs w:val="20"/>
        </w:rPr>
        <w:t>Above 0.6V, the absorption spectra for</w:t>
      </w:r>
      <w:r w:rsidR="00AD5A86">
        <w:rPr>
          <w:sz w:val="20"/>
          <w:szCs w:val="20"/>
        </w:rPr>
        <w:t xml:space="preserve"> the</w:t>
      </w:r>
      <w:r w:rsidRPr="00DD19C3">
        <w:rPr>
          <w:sz w:val="20"/>
          <w:szCs w:val="20"/>
        </w:rPr>
        <w:t xml:space="preserve"> EAM </w:t>
      </w:r>
      <w:r w:rsidR="00E0586C">
        <w:rPr>
          <w:sz w:val="20"/>
          <w:szCs w:val="20"/>
        </w:rPr>
        <w:t>are</w:t>
      </w:r>
      <w:r w:rsidR="00E0586C" w:rsidRPr="00DD19C3">
        <w:rPr>
          <w:sz w:val="20"/>
          <w:szCs w:val="20"/>
        </w:rPr>
        <w:t xml:space="preserve"> </w:t>
      </w:r>
      <w:r w:rsidRPr="00DD19C3">
        <w:rPr>
          <w:sz w:val="20"/>
          <w:szCs w:val="20"/>
        </w:rPr>
        <w:t>calculated based on</w:t>
      </w:r>
      <w:r w:rsidR="00AD5A86">
        <w:rPr>
          <w:sz w:val="20"/>
          <w:szCs w:val="20"/>
        </w:rPr>
        <w:t xml:space="preserve"> the</w:t>
      </w:r>
      <w:r w:rsidRPr="00DD19C3">
        <w:rPr>
          <w:sz w:val="20"/>
          <w:szCs w:val="20"/>
        </w:rPr>
        <w:t xml:space="preserve"> band-filling effect. The exciton absorption peak blue shifts with current injected into </w:t>
      </w:r>
      <w:r w:rsidR="00AD5A86">
        <w:rPr>
          <w:sz w:val="20"/>
          <w:szCs w:val="20"/>
        </w:rPr>
        <w:t xml:space="preserve">the </w:t>
      </w:r>
      <w:r w:rsidRPr="00DD19C3">
        <w:rPr>
          <w:sz w:val="20"/>
          <w:szCs w:val="20"/>
        </w:rPr>
        <w:t xml:space="preserve">conduction band. </w:t>
      </w:r>
      <w:r w:rsidR="00AD5A86">
        <w:rPr>
          <w:sz w:val="20"/>
          <w:szCs w:val="20"/>
        </w:rPr>
        <w:t>Because the</w:t>
      </w:r>
      <w:r w:rsidRPr="00DD19C3">
        <w:rPr>
          <w:sz w:val="20"/>
          <w:szCs w:val="20"/>
        </w:rPr>
        <w:t xml:space="preserve"> electron-hole </w:t>
      </w:r>
      <w:r w:rsidRPr="00DD19C3">
        <w:rPr>
          <w:sz w:val="20"/>
          <w:szCs w:val="20"/>
        </w:rPr>
        <w:lastRenderedPageBreak/>
        <w:t xml:space="preserve">overlap integral </w:t>
      </w:r>
      <w:r w:rsidR="00AD5A86">
        <w:rPr>
          <w:sz w:val="20"/>
          <w:szCs w:val="20"/>
        </w:rPr>
        <w:t>remains</w:t>
      </w:r>
      <w:r w:rsidR="00AD5A86" w:rsidRPr="00DD19C3">
        <w:rPr>
          <w:sz w:val="20"/>
          <w:szCs w:val="20"/>
        </w:rPr>
        <w:t xml:space="preserve"> </w:t>
      </w:r>
      <w:r w:rsidRPr="00DD19C3">
        <w:rPr>
          <w:sz w:val="20"/>
          <w:szCs w:val="20"/>
        </w:rPr>
        <w:t xml:space="preserve">almost </w:t>
      </w:r>
      <w:r w:rsidR="00AD5A86">
        <w:rPr>
          <w:sz w:val="20"/>
          <w:szCs w:val="20"/>
        </w:rPr>
        <w:t>constant</w:t>
      </w:r>
      <w:r w:rsidR="00AD5A86" w:rsidRPr="00DD19C3">
        <w:rPr>
          <w:sz w:val="20"/>
          <w:szCs w:val="20"/>
        </w:rPr>
        <w:t xml:space="preserve"> </w:t>
      </w:r>
      <w:r w:rsidRPr="00DD19C3">
        <w:rPr>
          <w:sz w:val="20"/>
          <w:szCs w:val="20"/>
        </w:rPr>
        <w:t xml:space="preserve">with </w:t>
      </w:r>
      <w:r w:rsidR="00AD5A86">
        <w:rPr>
          <w:sz w:val="20"/>
          <w:szCs w:val="20"/>
        </w:rPr>
        <w:t xml:space="preserve">increase in </w:t>
      </w:r>
      <w:r w:rsidRPr="00DD19C3">
        <w:rPr>
          <w:sz w:val="20"/>
          <w:szCs w:val="20"/>
        </w:rPr>
        <w:t>current density, the absorption does</w:t>
      </w:r>
      <w:r w:rsidR="00450A91">
        <w:rPr>
          <w:sz w:val="20"/>
          <w:szCs w:val="20"/>
        </w:rPr>
        <w:t xml:space="preserve"> </w:t>
      </w:r>
      <w:r w:rsidRPr="00DD19C3">
        <w:rPr>
          <w:sz w:val="20"/>
          <w:szCs w:val="20"/>
        </w:rPr>
        <w:t>n</w:t>
      </w:r>
      <w:r w:rsidR="00450A91">
        <w:rPr>
          <w:sz w:val="20"/>
          <w:szCs w:val="20"/>
        </w:rPr>
        <w:t>o</w:t>
      </w:r>
      <w:r w:rsidRPr="00DD19C3">
        <w:rPr>
          <w:sz w:val="20"/>
          <w:szCs w:val="20"/>
        </w:rPr>
        <w:t xml:space="preserve">t decrease in magnitude. The exciton transition energy shift </w:t>
      </w:r>
      <w:r w:rsidRPr="00636A30">
        <w:rPr>
          <w:i/>
          <w:sz w:val="20"/>
          <w:szCs w:val="20"/>
        </w:rPr>
        <w:t>ΔE</w:t>
      </w:r>
      <w:r w:rsidRPr="00DD19C3">
        <w:rPr>
          <w:sz w:val="20"/>
          <w:szCs w:val="20"/>
        </w:rPr>
        <w:t xml:space="preserve"> is given by: </w:t>
      </w:r>
      <w:r w:rsidRPr="00636A30">
        <w:rPr>
          <w:i/>
          <w:sz w:val="20"/>
          <w:szCs w:val="20"/>
        </w:rPr>
        <w:t>ΔE = (1+m</w:t>
      </w:r>
      <w:r w:rsidRPr="00636A30">
        <w:rPr>
          <w:i/>
          <w:sz w:val="20"/>
          <w:szCs w:val="20"/>
          <w:vertAlign w:val="subscript"/>
        </w:rPr>
        <w:t>e</w:t>
      </w:r>
      <w:r w:rsidRPr="00636A30">
        <w:rPr>
          <w:i/>
          <w:sz w:val="20"/>
          <w:szCs w:val="20"/>
        </w:rPr>
        <w:t>/</w:t>
      </w:r>
      <w:proofErr w:type="spellStart"/>
      <w:r w:rsidRPr="00636A30">
        <w:rPr>
          <w:i/>
          <w:sz w:val="20"/>
          <w:szCs w:val="20"/>
        </w:rPr>
        <w:t>m</w:t>
      </w:r>
      <w:r w:rsidRPr="00636A30">
        <w:rPr>
          <w:i/>
          <w:sz w:val="20"/>
          <w:szCs w:val="20"/>
          <w:vertAlign w:val="subscript"/>
        </w:rPr>
        <w:t>h</w:t>
      </w:r>
      <w:proofErr w:type="spellEnd"/>
      <w:r w:rsidRPr="00636A30">
        <w:rPr>
          <w:i/>
          <w:sz w:val="20"/>
          <w:szCs w:val="20"/>
        </w:rPr>
        <w:t>)E</w:t>
      </w:r>
      <w:r w:rsidRPr="00636A30">
        <w:rPr>
          <w:i/>
          <w:sz w:val="20"/>
          <w:szCs w:val="20"/>
          <w:vertAlign w:val="subscript"/>
        </w:rPr>
        <w:t>F</w:t>
      </w:r>
      <w:r w:rsidRPr="00DD19C3">
        <w:rPr>
          <w:sz w:val="20"/>
          <w:szCs w:val="20"/>
        </w:rPr>
        <w:t xml:space="preserve">, where </w:t>
      </w:r>
      <w:r w:rsidRPr="00636A30">
        <w:rPr>
          <w:i/>
          <w:sz w:val="20"/>
          <w:szCs w:val="20"/>
        </w:rPr>
        <w:t>E</w:t>
      </w:r>
      <w:r w:rsidRPr="00636A30">
        <w:rPr>
          <w:i/>
          <w:sz w:val="20"/>
          <w:szCs w:val="20"/>
          <w:vertAlign w:val="subscript"/>
        </w:rPr>
        <w:t>F</w:t>
      </w:r>
      <w:r w:rsidRPr="00DD19C3">
        <w:rPr>
          <w:sz w:val="20"/>
          <w:szCs w:val="20"/>
        </w:rPr>
        <w:t xml:space="preserve"> is the </w:t>
      </w:r>
      <w:r w:rsidR="00E0586C">
        <w:rPr>
          <w:sz w:val="20"/>
          <w:szCs w:val="20"/>
        </w:rPr>
        <w:t>F</w:t>
      </w:r>
      <w:r w:rsidRPr="00DD19C3">
        <w:rPr>
          <w:sz w:val="20"/>
          <w:szCs w:val="20"/>
        </w:rPr>
        <w:t>ermi energy</w:t>
      </w:r>
      <w:r w:rsidR="000F2537">
        <w:rPr>
          <w:sz w:val="20"/>
          <w:szCs w:val="20"/>
        </w:rPr>
        <w:t xml:space="preserve"> level</w:t>
      </w:r>
      <w:r w:rsidR="00F3205C">
        <w:rPr>
          <w:sz w:val="20"/>
          <w:szCs w:val="20"/>
        </w:rPr>
        <w:t>,</w:t>
      </w:r>
      <w:r w:rsidR="00AD5A86">
        <w:rPr>
          <w:sz w:val="20"/>
          <w:szCs w:val="20"/>
        </w:rPr>
        <w:t xml:space="preserve"> and</w:t>
      </w:r>
      <w:r w:rsidR="00F3205C">
        <w:rPr>
          <w:sz w:val="20"/>
          <w:szCs w:val="20"/>
        </w:rPr>
        <w:t xml:space="preserve"> </w:t>
      </w:r>
      <w:r w:rsidR="00F3205C" w:rsidRPr="00510900">
        <w:rPr>
          <w:i/>
          <w:sz w:val="20"/>
          <w:szCs w:val="20"/>
        </w:rPr>
        <w:t>m</w:t>
      </w:r>
      <w:r w:rsidR="00F3205C" w:rsidRPr="00510900">
        <w:rPr>
          <w:i/>
          <w:sz w:val="20"/>
          <w:szCs w:val="20"/>
          <w:vertAlign w:val="subscript"/>
        </w:rPr>
        <w:t>e</w:t>
      </w:r>
      <w:r w:rsidR="00F3205C">
        <w:rPr>
          <w:sz w:val="20"/>
          <w:szCs w:val="20"/>
          <w:vertAlign w:val="subscript"/>
        </w:rPr>
        <w:t xml:space="preserve"> </w:t>
      </w:r>
      <w:r w:rsidR="00F3205C" w:rsidRPr="00F3205C">
        <w:rPr>
          <w:sz w:val="20"/>
          <w:szCs w:val="20"/>
        </w:rPr>
        <w:t>and</w:t>
      </w:r>
      <w:r w:rsidR="00F3205C">
        <w:rPr>
          <w:sz w:val="20"/>
          <w:szCs w:val="20"/>
        </w:rPr>
        <w:t xml:space="preserve"> </w:t>
      </w:r>
      <w:proofErr w:type="spellStart"/>
      <w:r w:rsidR="00F3205C" w:rsidRPr="0067474D">
        <w:rPr>
          <w:i/>
          <w:sz w:val="20"/>
          <w:szCs w:val="20"/>
          <w:u w:val="single"/>
        </w:rPr>
        <w:t>m</w:t>
      </w:r>
      <w:r w:rsidR="00F3205C" w:rsidRPr="0067474D">
        <w:rPr>
          <w:i/>
          <w:sz w:val="20"/>
          <w:szCs w:val="20"/>
          <w:u w:val="single"/>
          <w:vertAlign w:val="subscript"/>
        </w:rPr>
        <w:t>h</w:t>
      </w:r>
      <w:proofErr w:type="spellEnd"/>
      <w:r w:rsidR="00F3205C" w:rsidRPr="0067474D">
        <w:rPr>
          <w:sz w:val="20"/>
          <w:szCs w:val="20"/>
        </w:rPr>
        <w:t xml:space="preserve"> </w:t>
      </w:r>
      <w:r w:rsidR="00F3205C">
        <w:rPr>
          <w:sz w:val="20"/>
          <w:szCs w:val="20"/>
        </w:rPr>
        <w:t xml:space="preserve">are </w:t>
      </w:r>
      <w:r w:rsidR="00AD5A86">
        <w:rPr>
          <w:sz w:val="20"/>
          <w:szCs w:val="20"/>
        </w:rPr>
        <w:t xml:space="preserve">the </w:t>
      </w:r>
      <w:r w:rsidR="00896B7E">
        <w:rPr>
          <w:sz w:val="20"/>
          <w:szCs w:val="20"/>
        </w:rPr>
        <w:t xml:space="preserve">effective </w:t>
      </w:r>
      <w:r w:rsidR="00F3205C">
        <w:rPr>
          <w:sz w:val="20"/>
          <w:szCs w:val="20"/>
        </w:rPr>
        <w:t>electron and hole mas</w:t>
      </w:r>
      <w:r w:rsidR="00AD5A86">
        <w:rPr>
          <w:sz w:val="20"/>
          <w:szCs w:val="20"/>
        </w:rPr>
        <w:t>s</w:t>
      </w:r>
      <w:r w:rsidR="00F3205C">
        <w:rPr>
          <w:sz w:val="20"/>
          <w:szCs w:val="20"/>
        </w:rPr>
        <w:t>, respectively</w:t>
      </w:r>
      <w:r w:rsidRPr="00DD19C3">
        <w:rPr>
          <w:sz w:val="20"/>
          <w:szCs w:val="20"/>
        </w:rPr>
        <w:t>.</w:t>
      </w:r>
      <w:r w:rsidR="00BC3B7B">
        <w:rPr>
          <w:sz w:val="20"/>
          <w:szCs w:val="20"/>
          <w:vertAlign w:val="superscript"/>
        </w:rPr>
        <w:t>13</w:t>
      </w:r>
      <w:r w:rsidRPr="00DD19C3">
        <w:rPr>
          <w:sz w:val="20"/>
          <w:szCs w:val="20"/>
        </w:rPr>
        <w:t xml:space="preserve"> When </w:t>
      </w:r>
      <w:r w:rsidRPr="00636A30">
        <w:rPr>
          <w:i/>
          <w:sz w:val="20"/>
          <w:szCs w:val="20"/>
        </w:rPr>
        <w:t>E</w:t>
      </w:r>
      <w:r w:rsidRPr="00636A30">
        <w:rPr>
          <w:i/>
          <w:sz w:val="20"/>
          <w:szCs w:val="20"/>
          <w:vertAlign w:val="subscript"/>
        </w:rPr>
        <w:t>F</w:t>
      </w:r>
      <w:r w:rsidRPr="00DD19C3">
        <w:rPr>
          <w:sz w:val="20"/>
          <w:szCs w:val="20"/>
        </w:rPr>
        <w:t xml:space="preserve"> is </w:t>
      </w:r>
      <w:r w:rsidR="00E0586C">
        <w:rPr>
          <w:sz w:val="20"/>
          <w:szCs w:val="20"/>
        </w:rPr>
        <w:t>substantially</w:t>
      </w:r>
      <w:r w:rsidR="00E0586C" w:rsidRPr="00DD19C3">
        <w:rPr>
          <w:sz w:val="20"/>
          <w:szCs w:val="20"/>
        </w:rPr>
        <w:t xml:space="preserve"> </w:t>
      </w:r>
      <w:r w:rsidRPr="00DD19C3">
        <w:rPr>
          <w:sz w:val="20"/>
          <w:szCs w:val="20"/>
        </w:rPr>
        <w:t xml:space="preserve">higher than </w:t>
      </w:r>
      <w:r w:rsidR="00AD5A86">
        <w:rPr>
          <w:sz w:val="20"/>
          <w:szCs w:val="20"/>
        </w:rPr>
        <w:t xml:space="preserve">the </w:t>
      </w:r>
      <w:r w:rsidRPr="00DD19C3">
        <w:rPr>
          <w:sz w:val="20"/>
          <w:szCs w:val="20"/>
        </w:rPr>
        <w:t xml:space="preserve">lowest conduction subbands </w:t>
      </w:r>
      <w:r w:rsidRPr="00636A30">
        <w:rPr>
          <w:i/>
          <w:sz w:val="20"/>
          <w:szCs w:val="20"/>
        </w:rPr>
        <w:t>E</w:t>
      </w:r>
      <w:r w:rsidRPr="00636A30">
        <w:rPr>
          <w:i/>
          <w:sz w:val="20"/>
          <w:szCs w:val="20"/>
          <w:vertAlign w:val="subscript"/>
        </w:rPr>
        <w:t>1</w:t>
      </w:r>
      <w:r w:rsidRPr="00DD19C3">
        <w:rPr>
          <w:sz w:val="20"/>
          <w:szCs w:val="20"/>
        </w:rPr>
        <w:t xml:space="preserve">, </w:t>
      </w:r>
      <w:r w:rsidRPr="00636A30">
        <w:rPr>
          <w:i/>
          <w:sz w:val="20"/>
          <w:szCs w:val="20"/>
        </w:rPr>
        <w:t>E</w:t>
      </w:r>
      <w:r w:rsidRPr="00636A30">
        <w:rPr>
          <w:i/>
          <w:sz w:val="20"/>
          <w:szCs w:val="20"/>
          <w:vertAlign w:val="subscript"/>
        </w:rPr>
        <w:t>F</w:t>
      </w:r>
      <w:r w:rsidRPr="00DD19C3">
        <w:rPr>
          <w:sz w:val="20"/>
          <w:szCs w:val="20"/>
        </w:rPr>
        <w:t xml:space="preserve"> is linear with carrier density </w:t>
      </w:r>
      <w:r w:rsidR="00243D80">
        <w:rPr>
          <w:sz w:val="20"/>
          <w:szCs w:val="20"/>
        </w:rPr>
        <w:t>in</w:t>
      </w:r>
      <w:r w:rsidR="00AD5A86">
        <w:rPr>
          <w:sz w:val="20"/>
          <w:szCs w:val="20"/>
        </w:rPr>
        <w:t xml:space="preserve"> the</w:t>
      </w:r>
      <w:r w:rsidR="00243D80">
        <w:rPr>
          <w:sz w:val="20"/>
          <w:szCs w:val="20"/>
        </w:rPr>
        <w:t xml:space="preserve"> quantum well.</w:t>
      </w:r>
      <w:r w:rsidR="00243D80">
        <w:rPr>
          <w:sz w:val="20"/>
          <w:szCs w:val="20"/>
          <w:vertAlign w:val="superscript"/>
        </w:rPr>
        <w:t>1</w:t>
      </w:r>
      <w:r w:rsidR="003F1E8E">
        <w:rPr>
          <w:sz w:val="20"/>
          <w:szCs w:val="20"/>
          <w:vertAlign w:val="superscript"/>
        </w:rPr>
        <w:t>9</w:t>
      </w:r>
      <w:r w:rsidRPr="00DD19C3">
        <w:rPr>
          <w:sz w:val="20"/>
          <w:szCs w:val="20"/>
        </w:rPr>
        <w:t xml:space="preserve"> Because the carrier density is proportional to the injected current</w:t>
      </w:r>
      <w:r w:rsidR="00AD5A86">
        <w:rPr>
          <w:sz w:val="20"/>
          <w:szCs w:val="20"/>
        </w:rPr>
        <w:t>,</w:t>
      </w:r>
      <w:r w:rsidRPr="00DD19C3">
        <w:rPr>
          <w:sz w:val="20"/>
          <w:szCs w:val="20"/>
        </w:rPr>
        <w:t xml:space="preserve"> and the injected current is directly </w:t>
      </w:r>
      <w:r w:rsidR="00AD5A86">
        <w:rPr>
          <w:sz w:val="20"/>
          <w:szCs w:val="20"/>
        </w:rPr>
        <w:t>related to the</w:t>
      </w:r>
      <w:r w:rsidR="00AD5A86" w:rsidRPr="00DD19C3">
        <w:rPr>
          <w:sz w:val="20"/>
          <w:szCs w:val="20"/>
        </w:rPr>
        <w:t xml:space="preserve"> </w:t>
      </w:r>
      <w:r w:rsidRPr="00DD19C3">
        <w:rPr>
          <w:sz w:val="20"/>
          <w:szCs w:val="20"/>
        </w:rPr>
        <w:t xml:space="preserve">applied voltage, the absorption peak shift </w:t>
      </w:r>
      <w:r w:rsidR="000F2537">
        <w:rPr>
          <w:sz w:val="20"/>
          <w:szCs w:val="20"/>
        </w:rPr>
        <w:t>is</w:t>
      </w:r>
      <w:r w:rsidR="000F2537" w:rsidRPr="00DD19C3">
        <w:rPr>
          <w:sz w:val="20"/>
          <w:szCs w:val="20"/>
        </w:rPr>
        <w:t xml:space="preserve"> </w:t>
      </w:r>
      <w:r w:rsidRPr="00DD19C3">
        <w:rPr>
          <w:sz w:val="20"/>
          <w:szCs w:val="20"/>
        </w:rPr>
        <w:t>directly proportion</w:t>
      </w:r>
      <w:r w:rsidR="00AD5A86">
        <w:rPr>
          <w:sz w:val="20"/>
          <w:szCs w:val="20"/>
        </w:rPr>
        <w:t>al</w:t>
      </w:r>
      <w:r w:rsidRPr="00DD19C3">
        <w:rPr>
          <w:sz w:val="20"/>
          <w:szCs w:val="20"/>
        </w:rPr>
        <w:t xml:space="preserve"> with </w:t>
      </w:r>
      <w:r w:rsidR="00AD5A86">
        <w:rPr>
          <w:sz w:val="20"/>
          <w:szCs w:val="20"/>
        </w:rPr>
        <w:t xml:space="preserve">the </w:t>
      </w:r>
      <w:r w:rsidRPr="00DD19C3">
        <w:rPr>
          <w:sz w:val="20"/>
          <w:szCs w:val="20"/>
        </w:rPr>
        <w:t xml:space="preserve">applied voltage. In this way, by modulating the applied voltage, we can modulate the </w:t>
      </w:r>
      <w:r w:rsidR="00E0586C">
        <w:rPr>
          <w:sz w:val="20"/>
          <w:szCs w:val="20"/>
        </w:rPr>
        <w:t>absorption</w:t>
      </w:r>
      <w:r w:rsidRPr="00DD19C3">
        <w:rPr>
          <w:sz w:val="20"/>
          <w:szCs w:val="20"/>
        </w:rPr>
        <w:t>.</w:t>
      </w:r>
    </w:p>
    <w:p w14:paraId="2376B674" w14:textId="77777777" w:rsidR="00497EC9" w:rsidRDefault="00587128" w:rsidP="00497EC9">
      <w:pPr>
        <w:spacing w:line="360" w:lineRule="auto"/>
        <w:jc w:val="center"/>
        <w:rPr>
          <w:lang w:eastAsia="zh-CN"/>
        </w:rPr>
      </w:pPr>
      <w:r>
        <w:rPr>
          <w:noProof/>
          <w:lang w:eastAsia="zh-CN"/>
        </w:rPr>
        <w:drawing>
          <wp:inline distT="0" distB="0" distL="0" distR="0" wp14:anchorId="34B72E1E" wp14:editId="72710824">
            <wp:extent cx="2454250" cy="1840687"/>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tif"/>
                    <pic:cNvPicPr/>
                  </pic:nvPicPr>
                  <pic:blipFill>
                    <a:blip r:embed="rId14">
                      <a:extLst>
                        <a:ext uri="{28A0092B-C50C-407E-A947-70E740481C1C}">
                          <a14:useLocalDpi xmlns:a14="http://schemas.microsoft.com/office/drawing/2010/main" val="0"/>
                        </a:ext>
                      </a:extLst>
                    </a:blip>
                    <a:stretch>
                      <a:fillRect/>
                    </a:stretch>
                  </pic:blipFill>
                  <pic:spPr>
                    <a:xfrm>
                      <a:off x="0" y="0"/>
                      <a:ext cx="2454250" cy="1840687"/>
                    </a:xfrm>
                    <a:prstGeom prst="rect">
                      <a:avLst/>
                    </a:prstGeom>
                  </pic:spPr>
                </pic:pic>
              </a:graphicData>
            </a:graphic>
          </wp:inline>
        </w:drawing>
      </w:r>
    </w:p>
    <w:p w14:paraId="1C425483" w14:textId="77777777" w:rsidR="00497EC9" w:rsidRPr="00B92F34" w:rsidRDefault="00497EC9" w:rsidP="00A34ABB">
      <w:pPr>
        <w:rPr>
          <w:sz w:val="18"/>
          <w:szCs w:val="18"/>
        </w:rPr>
      </w:pPr>
      <w:r>
        <w:rPr>
          <w:rFonts w:hint="eastAsia"/>
          <w:sz w:val="18"/>
          <w:szCs w:val="18"/>
        </w:rPr>
        <w:t>F</w:t>
      </w:r>
      <w:r>
        <w:rPr>
          <w:rFonts w:hint="eastAsia"/>
          <w:sz w:val="18"/>
          <w:szCs w:val="18"/>
          <w:lang w:eastAsia="zh-CN"/>
        </w:rPr>
        <w:t>IG</w:t>
      </w:r>
      <w:r>
        <w:rPr>
          <w:rFonts w:hint="eastAsia"/>
          <w:sz w:val="18"/>
          <w:szCs w:val="18"/>
        </w:rPr>
        <w:t>.</w:t>
      </w:r>
      <w:r w:rsidR="00D70945">
        <w:rPr>
          <w:rFonts w:hint="eastAsia"/>
          <w:sz w:val="18"/>
          <w:szCs w:val="18"/>
        </w:rPr>
        <w:t xml:space="preserve"> 4</w:t>
      </w:r>
      <w:r w:rsidRPr="00B92F34">
        <w:rPr>
          <w:rFonts w:hint="eastAsia"/>
          <w:sz w:val="18"/>
          <w:szCs w:val="18"/>
        </w:rPr>
        <w:t>.</w:t>
      </w:r>
      <w:r w:rsidR="00587128">
        <w:rPr>
          <w:sz w:val="18"/>
          <w:szCs w:val="18"/>
        </w:rPr>
        <w:t xml:space="preserve"> The </w:t>
      </w:r>
      <w:r w:rsidR="0059305A">
        <w:rPr>
          <w:sz w:val="18"/>
          <w:szCs w:val="18"/>
        </w:rPr>
        <w:t>simulat</w:t>
      </w:r>
      <w:r w:rsidR="004A4B2A">
        <w:rPr>
          <w:sz w:val="18"/>
          <w:szCs w:val="18"/>
        </w:rPr>
        <w:t>ed</w:t>
      </w:r>
      <w:r w:rsidR="0059305A">
        <w:rPr>
          <w:sz w:val="18"/>
          <w:szCs w:val="18"/>
        </w:rPr>
        <w:t xml:space="preserve"> </w:t>
      </w:r>
      <w:r w:rsidR="00587128">
        <w:rPr>
          <w:sz w:val="18"/>
          <w:szCs w:val="18"/>
        </w:rPr>
        <w:t xml:space="preserve">exciton absorption </w:t>
      </w:r>
      <w:r w:rsidR="00B964BA" w:rsidRPr="007B7577">
        <w:rPr>
          <w:sz w:val="18"/>
          <w:szCs w:val="18"/>
        </w:rPr>
        <w:t>spectra</w:t>
      </w:r>
      <w:r w:rsidR="00A34ABB">
        <w:rPr>
          <w:sz w:val="18"/>
          <w:szCs w:val="18"/>
        </w:rPr>
        <w:t xml:space="preserve"> (dB)</w:t>
      </w:r>
      <w:r w:rsidR="007B7577" w:rsidRPr="007B7577">
        <w:rPr>
          <w:sz w:val="18"/>
          <w:szCs w:val="18"/>
        </w:rPr>
        <w:t xml:space="preserve"> for the 80 μm long EAM</w:t>
      </w:r>
      <w:r w:rsidR="00B964BA" w:rsidRPr="007B7577">
        <w:rPr>
          <w:sz w:val="18"/>
          <w:szCs w:val="18"/>
        </w:rPr>
        <w:t xml:space="preserve"> </w:t>
      </w:r>
      <w:r w:rsidR="00587128">
        <w:rPr>
          <w:sz w:val="18"/>
          <w:szCs w:val="18"/>
        </w:rPr>
        <w:t>with different bias voltage</w:t>
      </w:r>
      <w:r w:rsidR="00AD5A86">
        <w:rPr>
          <w:sz w:val="18"/>
          <w:szCs w:val="18"/>
        </w:rPr>
        <w:t>s</w:t>
      </w:r>
      <w:r w:rsidR="007B7577">
        <w:rPr>
          <w:sz w:val="18"/>
          <w:szCs w:val="18"/>
        </w:rPr>
        <w:t xml:space="preserve">. The </w:t>
      </w:r>
      <w:r w:rsidR="004479DD">
        <w:rPr>
          <w:sz w:val="18"/>
          <w:szCs w:val="18"/>
        </w:rPr>
        <w:t>strongest</w:t>
      </w:r>
      <w:r w:rsidR="00E0586C">
        <w:rPr>
          <w:sz w:val="18"/>
          <w:szCs w:val="18"/>
        </w:rPr>
        <w:t xml:space="preserve"> </w:t>
      </w:r>
      <w:r w:rsidR="007B7577">
        <w:rPr>
          <w:sz w:val="18"/>
          <w:szCs w:val="18"/>
        </w:rPr>
        <w:t>absorption is more than 20dB.</w:t>
      </w:r>
    </w:p>
    <w:p w14:paraId="37B0ED4C" w14:textId="77777777" w:rsidR="00497EC9" w:rsidRPr="00215E7A" w:rsidRDefault="00497EC9" w:rsidP="00497EC9">
      <w:pPr>
        <w:spacing w:line="360" w:lineRule="auto"/>
      </w:pPr>
    </w:p>
    <w:p w14:paraId="198C4FEF" w14:textId="68A4C028" w:rsidR="00011DAE" w:rsidRDefault="00011DAE" w:rsidP="00011DAE">
      <w:pPr>
        <w:spacing w:line="480" w:lineRule="auto"/>
        <w:ind w:firstLine="360"/>
        <w:jc w:val="both"/>
        <w:rPr>
          <w:sz w:val="20"/>
          <w:szCs w:val="20"/>
        </w:rPr>
      </w:pPr>
      <w:r w:rsidRPr="00011DAE">
        <w:rPr>
          <w:sz w:val="20"/>
          <w:szCs w:val="20"/>
        </w:rPr>
        <w:t xml:space="preserve">We first measure the EAM’s static performance </w:t>
      </w:r>
      <w:r w:rsidR="00B83310">
        <w:rPr>
          <w:sz w:val="20"/>
          <w:szCs w:val="20"/>
        </w:rPr>
        <w:t>as a function of bias</w:t>
      </w:r>
      <w:r w:rsidRPr="00011DAE">
        <w:rPr>
          <w:sz w:val="20"/>
          <w:szCs w:val="20"/>
        </w:rPr>
        <w:t xml:space="preserve"> at 1.55 μm, shown </w:t>
      </w:r>
      <w:r w:rsidR="00271658">
        <w:rPr>
          <w:sz w:val="20"/>
          <w:szCs w:val="20"/>
        </w:rPr>
        <w:t>in Fig. 5</w:t>
      </w:r>
      <w:r w:rsidR="00607061">
        <w:rPr>
          <w:sz w:val="20"/>
          <w:szCs w:val="20"/>
        </w:rPr>
        <w:t xml:space="preserve">(a). The measurement </w:t>
      </w:r>
      <w:r w:rsidRPr="00011DAE">
        <w:rPr>
          <w:sz w:val="20"/>
          <w:szCs w:val="20"/>
        </w:rPr>
        <w:t xml:space="preserve">results </w:t>
      </w:r>
      <w:r w:rsidR="00E669F7">
        <w:rPr>
          <w:sz w:val="20"/>
          <w:szCs w:val="20"/>
        </w:rPr>
        <w:t>are</w:t>
      </w:r>
      <w:r w:rsidR="00E669F7" w:rsidRPr="00011DAE">
        <w:rPr>
          <w:sz w:val="20"/>
          <w:szCs w:val="20"/>
        </w:rPr>
        <w:t xml:space="preserve"> </w:t>
      </w:r>
      <w:r w:rsidRPr="00011DAE">
        <w:rPr>
          <w:sz w:val="20"/>
          <w:szCs w:val="20"/>
        </w:rPr>
        <w:t xml:space="preserve">normalized to a straight waveguide </w:t>
      </w:r>
      <w:r w:rsidR="00B83310">
        <w:rPr>
          <w:sz w:val="20"/>
          <w:szCs w:val="20"/>
        </w:rPr>
        <w:t>using the same fiber-chip interface</w:t>
      </w:r>
      <w:r w:rsidRPr="00011DAE">
        <w:rPr>
          <w:sz w:val="20"/>
          <w:szCs w:val="20"/>
        </w:rPr>
        <w:t xml:space="preserve">. The insertion loss </w:t>
      </w:r>
      <w:r w:rsidR="00607061">
        <w:rPr>
          <w:rFonts w:hint="eastAsia"/>
          <w:sz w:val="20"/>
          <w:szCs w:val="20"/>
          <w:lang w:eastAsia="zh-CN"/>
        </w:rPr>
        <w:t xml:space="preserve">of the </w:t>
      </w:r>
      <w:r w:rsidR="004F25B0">
        <w:rPr>
          <w:sz w:val="20"/>
          <w:szCs w:val="20"/>
          <w:lang w:eastAsia="zh-CN"/>
        </w:rPr>
        <w:t xml:space="preserve">EAM </w:t>
      </w:r>
      <w:r w:rsidRPr="00011DAE">
        <w:rPr>
          <w:sz w:val="20"/>
          <w:szCs w:val="20"/>
        </w:rPr>
        <w:t xml:space="preserve">is around 5dB, larger than the simulation results. </w:t>
      </w:r>
      <w:r w:rsidR="00E0586C">
        <w:rPr>
          <w:sz w:val="20"/>
          <w:szCs w:val="20"/>
        </w:rPr>
        <w:t>This is attributed to the fact that the</w:t>
      </w:r>
      <w:r w:rsidRPr="00011DAE">
        <w:rPr>
          <w:sz w:val="20"/>
          <w:szCs w:val="20"/>
        </w:rPr>
        <w:t xml:space="preserve"> width of the intrinsic region </w:t>
      </w:r>
      <w:r w:rsidR="00E0586C">
        <w:rPr>
          <w:sz w:val="20"/>
          <w:szCs w:val="20"/>
        </w:rPr>
        <w:t>in the fabricated device is larger</w:t>
      </w:r>
      <w:r w:rsidRPr="00011DAE">
        <w:rPr>
          <w:sz w:val="20"/>
          <w:szCs w:val="20"/>
        </w:rPr>
        <w:t xml:space="preserve"> than </w:t>
      </w:r>
      <w:r w:rsidR="00E669F7">
        <w:rPr>
          <w:sz w:val="20"/>
          <w:szCs w:val="20"/>
        </w:rPr>
        <w:t xml:space="preserve">the </w:t>
      </w:r>
      <w:r w:rsidRPr="00011DAE">
        <w:rPr>
          <w:sz w:val="20"/>
          <w:szCs w:val="20"/>
        </w:rPr>
        <w:t>designed value</w:t>
      </w:r>
      <w:r w:rsidR="00E669F7">
        <w:rPr>
          <w:sz w:val="20"/>
          <w:szCs w:val="20"/>
        </w:rPr>
        <w:t xml:space="preserve"> of</w:t>
      </w:r>
      <w:r w:rsidRPr="00011DAE">
        <w:rPr>
          <w:sz w:val="20"/>
          <w:szCs w:val="20"/>
        </w:rPr>
        <w:t xml:space="preserve"> 1.</w:t>
      </w:r>
      <w:r w:rsidR="00271658">
        <w:rPr>
          <w:sz w:val="20"/>
          <w:szCs w:val="20"/>
        </w:rPr>
        <w:t>5 μm, shown in Fig. 1(b</w:t>
      </w:r>
      <w:r w:rsidRPr="00011DAE">
        <w:rPr>
          <w:sz w:val="20"/>
          <w:szCs w:val="20"/>
        </w:rPr>
        <w:t>). In this case, the bi-level taper coupler will excite high</w:t>
      </w:r>
      <w:r w:rsidR="00E669F7">
        <w:rPr>
          <w:sz w:val="20"/>
          <w:szCs w:val="20"/>
        </w:rPr>
        <w:t>er</w:t>
      </w:r>
      <w:r w:rsidRPr="00011DAE">
        <w:rPr>
          <w:sz w:val="20"/>
          <w:szCs w:val="20"/>
        </w:rPr>
        <w:t xml:space="preserve"> order modes and cause unwanted reflection during mode transformation, especially in the first level</w:t>
      </w:r>
      <w:r w:rsidR="00A55432">
        <w:rPr>
          <w:sz w:val="20"/>
          <w:szCs w:val="20"/>
        </w:rPr>
        <w:t xml:space="preserve"> taper</w:t>
      </w:r>
      <w:r w:rsidRPr="00011DAE">
        <w:rPr>
          <w:sz w:val="20"/>
          <w:szCs w:val="20"/>
        </w:rPr>
        <w:t>.</w:t>
      </w:r>
      <w:r w:rsidR="005437BF">
        <w:rPr>
          <w:sz w:val="20"/>
          <w:szCs w:val="20"/>
          <w:vertAlign w:val="superscript"/>
        </w:rPr>
        <w:t>16</w:t>
      </w:r>
      <w:r w:rsidR="00B86635">
        <w:rPr>
          <w:sz w:val="20"/>
          <w:szCs w:val="20"/>
        </w:rPr>
        <w:t xml:space="preserve"> Fig. 5</w:t>
      </w:r>
      <w:r w:rsidRPr="00011DAE">
        <w:rPr>
          <w:sz w:val="20"/>
          <w:szCs w:val="20"/>
        </w:rPr>
        <w:t xml:space="preserve">(a) shows that there are two </w:t>
      </w:r>
      <w:r w:rsidR="000F2537">
        <w:rPr>
          <w:sz w:val="20"/>
          <w:szCs w:val="20"/>
        </w:rPr>
        <w:t xml:space="preserve">regimes of </w:t>
      </w:r>
      <w:r w:rsidRPr="00011DAE">
        <w:rPr>
          <w:sz w:val="20"/>
          <w:szCs w:val="20"/>
        </w:rPr>
        <w:t xml:space="preserve">absorption variation </w:t>
      </w:r>
      <w:r w:rsidR="000F2537">
        <w:rPr>
          <w:sz w:val="20"/>
          <w:szCs w:val="20"/>
        </w:rPr>
        <w:t xml:space="preserve">versus </w:t>
      </w:r>
      <w:r w:rsidRPr="00011DAE">
        <w:rPr>
          <w:sz w:val="20"/>
          <w:szCs w:val="20"/>
        </w:rPr>
        <w:t xml:space="preserve">bias voltage. </w:t>
      </w:r>
      <w:r w:rsidR="00800862">
        <w:rPr>
          <w:sz w:val="20"/>
          <w:szCs w:val="20"/>
        </w:rPr>
        <w:t>In the reverse bias, t</w:t>
      </w:r>
      <w:r w:rsidRPr="00011DAE">
        <w:rPr>
          <w:sz w:val="20"/>
          <w:szCs w:val="20"/>
        </w:rPr>
        <w:t>he absorption variation</w:t>
      </w:r>
      <w:r w:rsidR="0053779F">
        <w:rPr>
          <w:sz w:val="20"/>
          <w:szCs w:val="20"/>
        </w:rPr>
        <w:t xml:space="preserve"> </w:t>
      </w:r>
      <w:r w:rsidRPr="00011DAE">
        <w:rPr>
          <w:sz w:val="20"/>
          <w:szCs w:val="20"/>
        </w:rPr>
        <w:t>is caused by continu</w:t>
      </w:r>
      <w:r w:rsidR="00B83310">
        <w:rPr>
          <w:sz w:val="20"/>
          <w:szCs w:val="20"/>
        </w:rPr>
        <w:t>um</w:t>
      </w:r>
      <w:r w:rsidRPr="00011DAE">
        <w:rPr>
          <w:sz w:val="20"/>
          <w:szCs w:val="20"/>
        </w:rPr>
        <w:t xml:space="preserve"> transition absorption. The extinction ratio is around 4dB with </w:t>
      </w:r>
      <w:r w:rsidR="00E669F7">
        <w:rPr>
          <w:sz w:val="20"/>
          <w:szCs w:val="20"/>
        </w:rPr>
        <w:t xml:space="preserve">the </w:t>
      </w:r>
      <w:r w:rsidRPr="00011DAE">
        <w:rPr>
          <w:sz w:val="20"/>
          <w:szCs w:val="20"/>
        </w:rPr>
        <w:t>voltage changing from -1V to -2V.</w:t>
      </w:r>
      <w:r w:rsidR="00800862">
        <w:rPr>
          <w:sz w:val="20"/>
          <w:szCs w:val="20"/>
        </w:rPr>
        <w:t xml:space="preserve"> In the forward bias, t</w:t>
      </w:r>
      <w:r w:rsidRPr="00011DAE">
        <w:rPr>
          <w:sz w:val="20"/>
          <w:szCs w:val="20"/>
        </w:rPr>
        <w:t>he absorption variation is caused by ex</w:t>
      </w:r>
      <w:r w:rsidR="00450A91">
        <w:rPr>
          <w:sz w:val="20"/>
          <w:szCs w:val="20"/>
        </w:rPr>
        <w:t>c</w:t>
      </w:r>
      <w:r w:rsidRPr="00011DAE">
        <w:rPr>
          <w:sz w:val="20"/>
          <w:szCs w:val="20"/>
        </w:rPr>
        <w:t xml:space="preserve">iton transition absorption. The </w:t>
      </w:r>
      <w:r w:rsidR="00B83310">
        <w:rPr>
          <w:sz w:val="20"/>
          <w:szCs w:val="20"/>
        </w:rPr>
        <w:t>change in absorption</w:t>
      </w:r>
      <w:r w:rsidRPr="00011DAE">
        <w:rPr>
          <w:sz w:val="20"/>
          <w:szCs w:val="20"/>
        </w:rPr>
        <w:t xml:space="preserve"> is more than 20dB with only 100mV bias variation. </w:t>
      </w:r>
      <w:r w:rsidR="004479DD">
        <w:rPr>
          <w:sz w:val="20"/>
          <w:szCs w:val="20"/>
        </w:rPr>
        <w:t>The</w:t>
      </w:r>
      <w:r w:rsidRPr="00011DAE">
        <w:rPr>
          <w:sz w:val="20"/>
          <w:szCs w:val="20"/>
        </w:rPr>
        <w:t xml:space="preserve"> measure</w:t>
      </w:r>
      <w:r w:rsidR="004479DD">
        <w:rPr>
          <w:sz w:val="20"/>
          <w:szCs w:val="20"/>
        </w:rPr>
        <w:t>d</w:t>
      </w:r>
      <w:r w:rsidRPr="00011DAE">
        <w:rPr>
          <w:sz w:val="20"/>
          <w:szCs w:val="20"/>
        </w:rPr>
        <w:t xml:space="preserve"> absorption spectra with bias variation</w:t>
      </w:r>
      <w:r w:rsidR="004479DD">
        <w:rPr>
          <w:sz w:val="20"/>
          <w:szCs w:val="20"/>
        </w:rPr>
        <w:t xml:space="preserve"> are shown in Fig. </w:t>
      </w:r>
      <w:r w:rsidR="00271658">
        <w:rPr>
          <w:sz w:val="20"/>
          <w:szCs w:val="20"/>
        </w:rPr>
        <w:t>5</w:t>
      </w:r>
      <w:r w:rsidR="004479DD">
        <w:rPr>
          <w:sz w:val="20"/>
          <w:szCs w:val="20"/>
        </w:rPr>
        <w:t>(b)</w:t>
      </w:r>
      <w:r w:rsidRPr="00011DAE">
        <w:rPr>
          <w:sz w:val="20"/>
          <w:szCs w:val="20"/>
        </w:rPr>
        <w:t>. The ex</w:t>
      </w:r>
      <w:r w:rsidR="00450A91">
        <w:rPr>
          <w:sz w:val="20"/>
          <w:szCs w:val="20"/>
        </w:rPr>
        <w:t>c</w:t>
      </w:r>
      <w:r w:rsidRPr="00011DAE">
        <w:rPr>
          <w:sz w:val="20"/>
          <w:szCs w:val="20"/>
        </w:rPr>
        <w:t xml:space="preserve">iton </w:t>
      </w:r>
      <w:r w:rsidR="004479DD">
        <w:rPr>
          <w:sz w:val="20"/>
          <w:szCs w:val="20"/>
        </w:rPr>
        <w:t xml:space="preserve">peak </w:t>
      </w:r>
      <w:r w:rsidRPr="00011DAE">
        <w:rPr>
          <w:sz w:val="20"/>
          <w:szCs w:val="20"/>
        </w:rPr>
        <w:t xml:space="preserve">absorption and shifts are in good agreement with the simulation results shown in Fig. </w:t>
      </w:r>
      <w:r w:rsidR="00B86635">
        <w:rPr>
          <w:sz w:val="20"/>
          <w:szCs w:val="20"/>
        </w:rPr>
        <w:t>4</w:t>
      </w:r>
      <w:r w:rsidRPr="00011DAE">
        <w:rPr>
          <w:sz w:val="20"/>
          <w:szCs w:val="20"/>
        </w:rPr>
        <w:t xml:space="preserve">. In the forward bias, the </w:t>
      </w:r>
      <w:r w:rsidR="004479DD">
        <w:rPr>
          <w:sz w:val="20"/>
          <w:szCs w:val="20"/>
        </w:rPr>
        <w:t xml:space="preserve">blue </w:t>
      </w:r>
      <w:r w:rsidR="004347F4">
        <w:rPr>
          <w:sz w:val="20"/>
          <w:szCs w:val="20"/>
        </w:rPr>
        <w:t>shift</w:t>
      </w:r>
      <w:r w:rsidR="004347F4" w:rsidRPr="00011DAE">
        <w:rPr>
          <w:sz w:val="20"/>
          <w:szCs w:val="20"/>
        </w:rPr>
        <w:t xml:space="preserve"> rate </w:t>
      </w:r>
      <w:r w:rsidR="004347F4">
        <w:rPr>
          <w:sz w:val="20"/>
          <w:szCs w:val="20"/>
        </w:rPr>
        <w:t xml:space="preserve">of the </w:t>
      </w:r>
      <w:r w:rsidRPr="00011DAE">
        <w:rPr>
          <w:sz w:val="20"/>
          <w:szCs w:val="20"/>
        </w:rPr>
        <w:t xml:space="preserve">exciton absorption peak is </w:t>
      </w:r>
      <w:r w:rsidRPr="00BE16BA">
        <w:rPr>
          <w:sz w:val="20"/>
          <w:szCs w:val="20"/>
        </w:rPr>
        <w:t>around 50</w:t>
      </w:r>
      <w:r w:rsidR="00C95FC6" w:rsidRPr="00BE16BA">
        <w:rPr>
          <w:sz w:val="20"/>
          <w:szCs w:val="20"/>
        </w:rPr>
        <w:t xml:space="preserve"> </w:t>
      </w:r>
      <w:r w:rsidRPr="00BE16BA">
        <w:rPr>
          <w:sz w:val="20"/>
          <w:szCs w:val="20"/>
        </w:rPr>
        <w:t>nm/V</w:t>
      </w:r>
      <w:r w:rsidRPr="00011DAE">
        <w:rPr>
          <w:sz w:val="20"/>
          <w:szCs w:val="20"/>
        </w:rPr>
        <w:t xml:space="preserve">, without </w:t>
      </w:r>
      <w:r w:rsidR="00E669F7">
        <w:rPr>
          <w:sz w:val="20"/>
          <w:szCs w:val="20"/>
        </w:rPr>
        <w:t xml:space="preserve">a </w:t>
      </w:r>
      <w:r w:rsidRPr="00011DAE">
        <w:rPr>
          <w:sz w:val="20"/>
          <w:szCs w:val="20"/>
        </w:rPr>
        <w:t>reduc</w:t>
      </w:r>
      <w:r w:rsidR="00E669F7">
        <w:rPr>
          <w:sz w:val="20"/>
          <w:szCs w:val="20"/>
        </w:rPr>
        <w:t>tion in</w:t>
      </w:r>
      <w:r w:rsidRPr="00011DAE">
        <w:rPr>
          <w:sz w:val="20"/>
          <w:szCs w:val="20"/>
        </w:rPr>
        <w:t xml:space="preserve"> absorption </w:t>
      </w:r>
      <w:r w:rsidR="004479DD">
        <w:rPr>
          <w:sz w:val="20"/>
          <w:szCs w:val="20"/>
        </w:rPr>
        <w:t>strength</w:t>
      </w:r>
      <w:r w:rsidRPr="00011DAE">
        <w:rPr>
          <w:sz w:val="20"/>
          <w:szCs w:val="20"/>
        </w:rPr>
        <w:t xml:space="preserve">. </w:t>
      </w:r>
      <w:r w:rsidR="004479DD">
        <w:rPr>
          <w:sz w:val="20"/>
          <w:szCs w:val="20"/>
        </w:rPr>
        <w:t>Therefore</w:t>
      </w:r>
      <w:r w:rsidR="00BE16BA">
        <w:rPr>
          <w:sz w:val="20"/>
          <w:szCs w:val="20"/>
        </w:rPr>
        <w:t>, a low driving</w:t>
      </w:r>
      <w:r w:rsidRPr="00011DAE">
        <w:rPr>
          <w:sz w:val="20"/>
          <w:szCs w:val="20"/>
        </w:rPr>
        <w:t xml:space="preserve"> v</w:t>
      </w:r>
      <w:r>
        <w:rPr>
          <w:sz w:val="20"/>
          <w:szCs w:val="20"/>
        </w:rPr>
        <w:t>oltage EAM</w:t>
      </w:r>
      <w:r w:rsidR="004479DD">
        <w:rPr>
          <w:sz w:val="20"/>
          <w:szCs w:val="20"/>
        </w:rPr>
        <w:t xml:space="preserve"> can be realized</w:t>
      </w:r>
      <w:r>
        <w:rPr>
          <w:sz w:val="20"/>
          <w:szCs w:val="20"/>
        </w:rPr>
        <w:t xml:space="preserve"> in the forward bias.</w:t>
      </w:r>
    </w:p>
    <w:p w14:paraId="36E336B4" w14:textId="77777777" w:rsidR="00011DAE" w:rsidRDefault="00011DAE" w:rsidP="00011DAE">
      <w:pPr>
        <w:spacing w:line="360" w:lineRule="auto"/>
        <w:jc w:val="center"/>
        <w:rPr>
          <w:lang w:eastAsia="zh-CN"/>
        </w:rPr>
      </w:pPr>
      <w:r w:rsidRPr="00011DAE">
        <w:rPr>
          <w:noProof/>
          <w:lang w:eastAsia="zh-CN"/>
        </w:rPr>
        <w:lastRenderedPageBreak/>
        <w:drawing>
          <wp:inline distT="0" distB="0" distL="0" distR="0" wp14:anchorId="755245B6" wp14:editId="7049420A">
            <wp:extent cx="5579792" cy="1805318"/>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iton absorption\figure 4\figure 4.tif"/>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79792" cy="1805318"/>
                    </a:xfrm>
                    <a:prstGeom prst="rect">
                      <a:avLst/>
                    </a:prstGeom>
                    <a:noFill/>
                    <a:ln>
                      <a:noFill/>
                    </a:ln>
                  </pic:spPr>
                </pic:pic>
              </a:graphicData>
            </a:graphic>
          </wp:inline>
        </w:drawing>
      </w:r>
    </w:p>
    <w:p w14:paraId="45B657AE" w14:textId="77777777" w:rsidR="00011DAE" w:rsidRPr="00B92F34" w:rsidRDefault="00011DAE" w:rsidP="00011DAE">
      <w:pPr>
        <w:rPr>
          <w:sz w:val="18"/>
          <w:szCs w:val="18"/>
        </w:rPr>
      </w:pPr>
      <w:r>
        <w:rPr>
          <w:rFonts w:hint="eastAsia"/>
          <w:sz w:val="18"/>
          <w:szCs w:val="18"/>
        </w:rPr>
        <w:t>F</w:t>
      </w:r>
      <w:r>
        <w:rPr>
          <w:rFonts w:hint="eastAsia"/>
          <w:sz w:val="18"/>
          <w:szCs w:val="18"/>
          <w:lang w:eastAsia="zh-CN"/>
        </w:rPr>
        <w:t>IG</w:t>
      </w:r>
      <w:r>
        <w:rPr>
          <w:rFonts w:hint="eastAsia"/>
          <w:sz w:val="18"/>
          <w:szCs w:val="18"/>
        </w:rPr>
        <w:t xml:space="preserve">. </w:t>
      </w:r>
      <w:r w:rsidR="00BC3B7B">
        <w:rPr>
          <w:sz w:val="18"/>
          <w:szCs w:val="18"/>
        </w:rPr>
        <w:t>5</w:t>
      </w:r>
      <w:r w:rsidRPr="00B92F34">
        <w:rPr>
          <w:rFonts w:hint="eastAsia"/>
          <w:sz w:val="18"/>
          <w:szCs w:val="18"/>
        </w:rPr>
        <w:t>.</w:t>
      </w:r>
      <w:r>
        <w:rPr>
          <w:sz w:val="18"/>
          <w:szCs w:val="18"/>
        </w:rPr>
        <w:t xml:space="preserve"> </w:t>
      </w:r>
      <w:r w:rsidR="003C1B84">
        <w:rPr>
          <w:sz w:val="18"/>
          <w:szCs w:val="18"/>
        </w:rPr>
        <w:t>(a) The</w:t>
      </w:r>
      <w:r w:rsidR="00680F4D">
        <w:rPr>
          <w:sz w:val="18"/>
          <w:szCs w:val="18"/>
        </w:rPr>
        <w:t xml:space="preserve"> bias dependent </w:t>
      </w:r>
      <w:r w:rsidR="003C1B84">
        <w:rPr>
          <w:sz w:val="18"/>
          <w:szCs w:val="18"/>
        </w:rPr>
        <w:t xml:space="preserve">normalized transmission for the </w:t>
      </w:r>
      <w:r w:rsidR="001E3F97">
        <w:rPr>
          <w:sz w:val="18"/>
          <w:szCs w:val="18"/>
        </w:rPr>
        <w:t xml:space="preserve">80 μm </w:t>
      </w:r>
      <w:r w:rsidR="00D0327B">
        <w:rPr>
          <w:sz w:val="18"/>
          <w:szCs w:val="18"/>
        </w:rPr>
        <w:t xml:space="preserve">long </w:t>
      </w:r>
      <w:r w:rsidR="003C1B84">
        <w:rPr>
          <w:sz w:val="18"/>
          <w:szCs w:val="18"/>
        </w:rPr>
        <w:t xml:space="preserve">EAM at 1.55 μm. </w:t>
      </w:r>
      <w:r>
        <w:rPr>
          <w:sz w:val="18"/>
          <w:szCs w:val="18"/>
        </w:rPr>
        <w:t xml:space="preserve">(b) The exciton absorption </w:t>
      </w:r>
      <w:r w:rsidRPr="007B7577">
        <w:rPr>
          <w:sz w:val="18"/>
          <w:szCs w:val="18"/>
        </w:rPr>
        <w:t>spectra</w:t>
      </w:r>
      <w:r>
        <w:rPr>
          <w:sz w:val="18"/>
          <w:szCs w:val="18"/>
        </w:rPr>
        <w:t xml:space="preserve"> (dB)</w:t>
      </w:r>
      <w:r w:rsidR="003F5DE6">
        <w:rPr>
          <w:sz w:val="18"/>
          <w:szCs w:val="18"/>
        </w:rPr>
        <w:t xml:space="preserve"> </w:t>
      </w:r>
      <w:r w:rsidR="004479DD">
        <w:rPr>
          <w:sz w:val="18"/>
          <w:szCs w:val="18"/>
        </w:rPr>
        <w:t xml:space="preserve">for </w:t>
      </w:r>
      <w:r>
        <w:rPr>
          <w:sz w:val="18"/>
          <w:szCs w:val="18"/>
        </w:rPr>
        <w:t>different bias voltage</w:t>
      </w:r>
      <w:r w:rsidR="00E669F7">
        <w:rPr>
          <w:sz w:val="18"/>
          <w:szCs w:val="18"/>
        </w:rPr>
        <w:t>s</w:t>
      </w:r>
      <w:r>
        <w:rPr>
          <w:sz w:val="18"/>
          <w:szCs w:val="18"/>
        </w:rPr>
        <w:t xml:space="preserve">. The </w:t>
      </w:r>
      <w:r w:rsidR="004479DD">
        <w:rPr>
          <w:sz w:val="18"/>
          <w:szCs w:val="18"/>
        </w:rPr>
        <w:t xml:space="preserve">strongest </w:t>
      </w:r>
      <w:r>
        <w:rPr>
          <w:sz w:val="18"/>
          <w:szCs w:val="18"/>
        </w:rPr>
        <w:t>absorption is more than 20dB.</w:t>
      </w:r>
    </w:p>
    <w:p w14:paraId="7F4E8234" w14:textId="77777777" w:rsidR="00011DAE" w:rsidRPr="00011DAE" w:rsidRDefault="00011DAE" w:rsidP="00011DAE">
      <w:pPr>
        <w:spacing w:line="480" w:lineRule="auto"/>
        <w:ind w:firstLine="360"/>
        <w:jc w:val="both"/>
        <w:rPr>
          <w:sz w:val="20"/>
          <w:szCs w:val="20"/>
        </w:rPr>
      </w:pPr>
    </w:p>
    <w:p w14:paraId="01E5F67C" w14:textId="77777777" w:rsidR="00011DAE" w:rsidRPr="00011DAE" w:rsidRDefault="004479DD" w:rsidP="0037186E">
      <w:pPr>
        <w:spacing w:line="480" w:lineRule="auto"/>
        <w:ind w:firstLine="360"/>
        <w:jc w:val="both"/>
        <w:rPr>
          <w:sz w:val="20"/>
          <w:szCs w:val="20"/>
        </w:rPr>
      </w:pPr>
      <w:r>
        <w:rPr>
          <w:sz w:val="20"/>
          <w:szCs w:val="20"/>
        </w:rPr>
        <w:t>Next</w:t>
      </w:r>
      <w:r w:rsidR="00011DAE" w:rsidRPr="00011DAE">
        <w:rPr>
          <w:sz w:val="20"/>
          <w:szCs w:val="20"/>
        </w:rPr>
        <w:t>, we measure the high</w:t>
      </w:r>
      <w:r>
        <w:rPr>
          <w:sz w:val="20"/>
          <w:szCs w:val="20"/>
        </w:rPr>
        <w:t>-</w:t>
      </w:r>
      <w:r w:rsidR="00011DAE" w:rsidRPr="00011DAE">
        <w:rPr>
          <w:sz w:val="20"/>
          <w:szCs w:val="20"/>
        </w:rPr>
        <w:t xml:space="preserve">speed performance of the EAM at 1.55 μm. </w:t>
      </w:r>
      <w:r w:rsidR="0037186E">
        <w:rPr>
          <w:sz w:val="20"/>
          <w:szCs w:val="20"/>
        </w:rPr>
        <w:t>A</w:t>
      </w:r>
      <w:r w:rsidR="00011DAE" w:rsidRPr="00011DAE">
        <w:rPr>
          <w:sz w:val="20"/>
          <w:szCs w:val="20"/>
        </w:rPr>
        <w:t xml:space="preserve"> non-return-to-zero</w:t>
      </w:r>
      <w:r w:rsidR="0076208E">
        <w:rPr>
          <w:sz w:val="20"/>
          <w:szCs w:val="20"/>
        </w:rPr>
        <w:t xml:space="preserve"> (NRZ)</w:t>
      </w:r>
      <w:r w:rsidR="00011DAE" w:rsidRPr="00011DAE">
        <w:rPr>
          <w:sz w:val="20"/>
          <w:szCs w:val="20"/>
        </w:rPr>
        <w:t xml:space="preserve">  2</w:t>
      </w:r>
      <w:r w:rsidR="00011DAE" w:rsidRPr="0076208E">
        <w:rPr>
          <w:sz w:val="20"/>
          <w:szCs w:val="20"/>
          <w:vertAlign w:val="superscript"/>
        </w:rPr>
        <w:t>31</w:t>
      </w:r>
      <w:r w:rsidR="00011DAE" w:rsidRPr="00011DAE">
        <w:rPr>
          <w:sz w:val="20"/>
          <w:szCs w:val="20"/>
        </w:rPr>
        <w:t xml:space="preserve">-1 pseudorandom bit sequence </w:t>
      </w:r>
      <w:r w:rsidR="004B3FA1">
        <w:rPr>
          <w:sz w:val="20"/>
          <w:szCs w:val="20"/>
        </w:rPr>
        <w:t xml:space="preserve">(PRBS) </w:t>
      </w:r>
      <w:r w:rsidR="00011DAE" w:rsidRPr="00011DAE">
        <w:rPr>
          <w:sz w:val="20"/>
          <w:szCs w:val="20"/>
        </w:rPr>
        <w:t>pattern</w:t>
      </w:r>
      <w:r w:rsidR="00E669F7">
        <w:rPr>
          <w:sz w:val="20"/>
          <w:szCs w:val="20"/>
        </w:rPr>
        <w:t xml:space="preserve"> is</w:t>
      </w:r>
      <w:r w:rsidR="00011DAE" w:rsidRPr="00011DAE">
        <w:rPr>
          <w:sz w:val="20"/>
          <w:szCs w:val="20"/>
        </w:rPr>
        <w:t xml:space="preserve"> generated and  attenuated  to  a  level  of  50 mV  swin</w:t>
      </w:r>
      <w:r w:rsidR="004A2E70">
        <w:rPr>
          <w:sz w:val="20"/>
          <w:szCs w:val="20"/>
        </w:rPr>
        <w:t xml:space="preserve">g,  </w:t>
      </w:r>
      <w:r w:rsidR="00E669F7">
        <w:rPr>
          <w:sz w:val="20"/>
          <w:szCs w:val="20"/>
        </w:rPr>
        <w:t xml:space="preserve">and then  </w:t>
      </w:r>
      <w:r w:rsidR="004A2E70">
        <w:rPr>
          <w:sz w:val="20"/>
          <w:szCs w:val="20"/>
        </w:rPr>
        <w:t xml:space="preserve">applied  to  </w:t>
      </w:r>
      <w:r>
        <w:rPr>
          <w:sz w:val="20"/>
          <w:szCs w:val="20"/>
        </w:rPr>
        <w:t xml:space="preserve">the III-V-on-silicon </w:t>
      </w:r>
      <w:r w:rsidR="004A2E70">
        <w:rPr>
          <w:sz w:val="20"/>
          <w:szCs w:val="20"/>
        </w:rPr>
        <w:t xml:space="preserve">EAM </w:t>
      </w:r>
      <w:r w:rsidR="00011DAE" w:rsidRPr="00011DAE">
        <w:rPr>
          <w:sz w:val="20"/>
          <w:szCs w:val="20"/>
        </w:rPr>
        <w:t>via a bias</w:t>
      </w:r>
      <w:r>
        <w:rPr>
          <w:sz w:val="20"/>
          <w:szCs w:val="20"/>
        </w:rPr>
        <w:t>-T</w:t>
      </w:r>
      <w:r w:rsidR="00011DAE" w:rsidRPr="00011DAE">
        <w:rPr>
          <w:sz w:val="20"/>
          <w:szCs w:val="20"/>
        </w:rPr>
        <w:t xml:space="preserve"> </w:t>
      </w:r>
      <w:r>
        <w:rPr>
          <w:sz w:val="20"/>
          <w:szCs w:val="20"/>
        </w:rPr>
        <w:t>providing a forward bias</w:t>
      </w:r>
      <w:r w:rsidR="00E669F7">
        <w:rPr>
          <w:sz w:val="20"/>
          <w:szCs w:val="20"/>
        </w:rPr>
        <w:t xml:space="preserve"> of</w:t>
      </w:r>
      <w:r w:rsidR="00011DAE" w:rsidRPr="00011DAE">
        <w:rPr>
          <w:sz w:val="20"/>
          <w:szCs w:val="20"/>
        </w:rPr>
        <w:t xml:space="preserve"> 0.6</w:t>
      </w:r>
      <w:r w:rsidR="004A2E70">
        <w:rPr>
          <w:sz w:val="20"/>
          <w:szCs w:val="20"/>
        </w:rPr>
        <w:t xml:space="preserve"> </w:t>
      </w:r>
      <w:r w:rsidR="00011DAE" w:rsidRPr="00011DAE">
        <w:rPr>
          <w:sz w:val="20"/>
          <w:szCs w:val="20"/>
        </w:rPr>
        <w:t xml:space="preserve">V. The modulated light is coupled </w:t>
      </w:r>
      <w:r w:rsidR="004A2E70">
        <w:rPr>
          <w:rFonts w:hint="eastAsia"/>
          <w:sz w:val="20"/>
          <w:szCs w:val="20"/>
          <w:lang w:eastAsia="zh-CN"/>
        </w:rPr>
        <w:t>out</w:t>
      </w:r>
      <w:r w:rsidR="004A2E70">
        <w:rPr>
          <w:sz w:val="20"/>
          <w:szCs w:val="20"/>
          <w:lang w:eastAsia="zh-CN"/>
        </w:rPr>
        <w:t xml:space="preserve"> to </w:t>
      </w:r>
      <w:r w:rsidR="00011DAE" w:rsidRPr="00011DAE">
        <w:rPr>
          <w:sz w:val="20"/>
          <w:szCs w:val="20"/>
        </w:rPr>
        <w:t>a fiber th</w:t>
      </w:r>
      <w:r w:rsidR="004347F4">
        <w:rPr>
          <w:sz w:val="20"/>
          <w:szCs w:val="20"/>
        </w:rPr>
        <w:t>r</w:t>
      </w:r>
      <w:r w:rsidR="00011DAE" w:rsidRPr="00011DAE">
        <w:rPr>
          <w:sz w:val="20"/>
          <w:szCs w:val="20"/>
        </w:rPr>
        <w:t xml:space="preserve">ough a </w:t>
      </w:r>
      <w:r w:rsidR="00B83310">
        <w:rPr>
          <w:sz w:val="20"/>
          <w:szCs w:val="20"/>
        </w:rPr>
        <w:t xml:space="preserve">fiber-to-chip </w:t>
      </w:r>
      <w:r w:rsidR="00011DAE" w:rsidRPr="00011DAE">
        <w:rPr>
          <w:sz w:val="20"/>
          <w:szCs w:val="20"/>
        </w:rPr>
        <w:t>grating coupler and amplified by an erbium-doped fiber amplifier (EDFA). The amplified spontaneous emission caused by</w:t>
      </w:r>
      <w:r w:rsidR="00E669F7">
        <w:rPr>
          <w:sz w:val="20"/>
          <w:szCs w:val="20"/>
        </w:rPr>
        <w:t xml:space="preserve"> the</w:t>
      </w:r>
      <w:r w:rsidR="00011DAE" w:rsidRPr="00011DAE">
        <w:rPr>
          <w:sz w:val="20"/>
          <w:szCs w:val="20"/>
        </w:rPr>
        <w:t xml:space="preserve"> EDFA is filtered out by a narrow optical filter. </w:t>
      </w:r>
      <w:r>
        <w:rPr>
          <w:sz w:val="20"/>
          <w:szCs w:val="20"/>
        </w:rPr>
        <w:t>E</w:t>
      </w:r>
      <w:r w:rsidR="00011DAE" w:rsidRPr="00011DAE">
        <w:rPr>
          <w:sz w:val="20"/>
          <w:szCs w:val="20"/>
        </w:rPr>
        <w:t xml:space="preserve">ye diagrams </w:t>
      </w:r>
      <w:r>
        <w:rPr>
          <w:sz w:val="20"/>
          <w:szCs w:val="20"/>
        </w:rPr>
        <w:t>are measured using</w:t>
      </w:r>
      <w:r w:rsidRPr="00011DAE">
        <w:rPr>
          <w:sz w:val="20"/>
          <w:szCs w:val="20"/>
        </w:rPr>
        <w:t xml:space="preserve"> </w:t>
      </w:r>
      <w:r w:rsidR="00011DAE" w:rsidRPr="00011DAE">
        <w:rPr>
          <w:sz w:val="20"/>
          <w:szCs w:val="20"/>
        </w:rPr>
        <w:t>a Tektronix 8300A digital series analyzer. The 1.25 Gbps eye diagr</w:t>
      </w:r>
      <w:r w:rsidR="00BC3B7B">
        <w:rPr>
          <w:sz w:val="20"/>
          <w:szCs w:val="20"/>
        </w:rPr>
        <w:t>am of the EAM is shown in Fig. 6</w:t>
      </w:r>
      <w:r w:rsidR="00011DAE" w:rsidRPr="00011DAE">
        <w:rPr>
          <w:sz w:val="20"/>
          <w:szCs w:val="20"/>
        </w:rPr>
        <w:t>(a). The dynamic extinction ratio is 6.3 dB</w:t>
      </w:r>
      <w:r w:rsidR="00E669F7">
        <w:rPr>
          <w:sz w:val="20"/>
          <w:szCs w:val="20"/>
        </w:rPr>
        <w:t>,</w:t>
      </w:r>
      <w:r w:rsidR="00011DAE" w:rsidRPr="00011DAE">
        <w:rPr>
          <w:sz w:val="20"/>
          <w:szCs w:val="20"/>
        </w:rPr>
        <w:t xml:space="preserve"> which is twice </w:t>
      </w:r>
      <w:r w:rsidR="00E669F7">
        <w:rPr>
          <w:sz w:val="20"/>
          <w:szCs w:val="20"/>
        </w:rPr>
        <w:t xml:space="preserve">as </w:t>
      </w:r>
      <w:r w:rsidR="00011DAE" w:rsidRPr="00011DAE">
        <w:rPr>
          <w:sz w:val="20"/>
          <w:szCs w:val="20"/>
        </w:rPr>
        <w:t>large</w:t>
      </w:r>
      <w:r w:rsidR="00E669F7">
        <w:rPr>
          <w:sz w:val="20"/>
          <w:szCs w:val="20"/>
        </w:rPr>
        <w:t xml:space="preserve"> as</w:t>
      </w:r>
      <w:r w:rsidR="00011DAE" w:rsidRPr="00011DAE">
        <w:rPr>
          <w:sz w:val="20"/>
          <w:szCs w:val="20"/>
        </w:rPr>
        <w:t xml:space="preserve"> the low voltage </w:t>
      </w:r>
      <w:r w:rsidR="00550E5F">
        <w:rPr>
          <w:sz w:val="20"/>
          <w:szCs w:val="20"/>
        </w:rPr>
        <w:t>driv</w:t>
      </w:r>
      <w:r>
        <w:rPr>
          <w:sz w:val="20"/>
          <w:szCs w:val="20"/>
        </w:rPr>
        <w:t>e</w:t>
      </w:r>
      <w:r w:rsidR="00011DAE" w:rsidRPr="00011DAE">
        <w:rPr>
          <w:sz w:val="20"/>
          <w:szCs w:val="20"/>
        </w:rPr>
        <w:t xml:space="preserve"> silicon modulator</w:t>
      </w:r>
      <w:r>
        <w:rPr>
          <w:sz w:val="20"/>
          <w:szCs w:val="20"/>
        </w:rPr>
        <w:t>s</w:t>
      </w:r>
      <w:r w:rsidR="00011DAE" w:rsidRPr="00011DAE">
        <w:rPr>
          <w:sz w:val="20"/>
          <w:szCs w:val="20"/>
        </w:rPr>
        <w:t xml:space="preserve"> based on tuning </w:t>
      </w:r>
      <w:r>
        <w:rPr>
          <w:sz w:val="20"/>
          <w:szCs w:val="20"/>
        </w:rPr>
        <w:t xml:space="preserve">the </w:t>
      </w:r>
      <w:r w:rsidR="00011DAE" w:rsidRPr="00011DAE">
        <w:rPr>
          <w:sz w:val="20"/>
          <w:szCs w:val="20"/>
        </w:rPr>
        <w:t xml:space="preserve">resonant wavelength with </w:t>
      </w:r>
      <w:r w:rsidR="00E669F7">
        <w:rPr>
          <w:sz w:val="20"/>
          <w:szCs w:val="20"/>
        </w:rPr>
        <w:t xml:space="preserve">the </w:t>
      </w:r>
      <w:r w:rsidR="00011DAE" w:rsidRPr="00011DAE">
        <w:rPr>
          <w:sz w:val="20"/>
          <w:szCs w:val="20"/>
        </w:rPr>
        <w:t>same peak-to-peak voltage.</w:t>
      </w:r>
      <w:r w:rsidR="00CA30D4">
        <w:rPr>
          <w:sz w:val="20"/>
          <w:szCs w:val="20"/>
          <w:vertAlign w:val="superscript"/>
        </w:rPr>
        <w:t>10</w:t>
      </w:r>
      <w:r w:rsidR="00011DAE" w:rsidRPr="00011DAE">
        <w:rPr>
          <w:sz w:val="20"/>
          <w:szCs w:val="20"/>
        </w:rPr>
        <w:t xml:space="preserve"> </w:t>
      </w:r>
      <w:r w:rsidR="003375CF">
        <w:rPr>
          <w:sz w:val="20"/>
          <w:szCs w:val="20"/>
        </w:rPr>
        <w:t xml:space="preserve">The method </w:t>
      </w:r>
      <w:r w:rsidR="003D401B">
        <w:rPr>
          <w:sz w:val="20"/>
          <w:szCs w:val="20"/>
        </w:rPr>
        <w:t>to</w:t>
      </w:r>
      <w:r w:rsidR="009463BD">
        <w:rPr>
          <w:sz w:val="20"/>
          <w:szCs w:val="20"/>
        </w:rPr>
        <w:t xml:space="preserve"> </w:t>
      </w:r>
      <w:r w:rsidR="003D401B">
        <w:rPr>
          <w:sz w:val="20"/>
          <w:szCs w:val="20"/>
        </w:rPr>
        <w:t>calculate</w:t>
      </w:r>
      <w:r w:rsidR="009463BD">
        <w:rPr>
          <w:sz w:val="20"/>
          <w:szCs w:val="20"/>
        </w:rPr>
        <w:t xml:space="preserve"> t</w:t>
      </w:r>
      <w:r w:rsidR="00011DAE" w:rsidRPr="00011DAE">
        <w:rPr>
          <w:sz w:val="20"/>
          <w:szCs w:val="20"/>
        </w:rPr>
        <w:t xml:space="preserve">he </w:t>
      </w:r>
      <w:r w:rsidR="009463BD">
        <w:rPr>
          <w:sz w:val="20"/>
          <w:szCs w:val="20"/>
        </w:rPr>
        <w:t xml:space="preserve">energy consumption for the EAM is </w:t>
      </w:r>
      <w:r w:rsidR="00011DAE" w:rsidRPr="00011DAE">
        <w:rPr>
          <w:sz w:val="20"/>
          <w:szCs w:val="20"/>
        </w:rPr>
        <w:t xml:space="preserve">presented in </w:t>
      </w:r>
      <w:r w:rsidR="00062138">
        <w:rPr>
          <w:sz w:val="20"/>
          <w:szCs w:val="20"/>
          <w:lang w:eastAsia="zh-CN"/>
        </w:rPr>
        <w:t>r</w:t>
      </w:r>
      <w:r w:rsidR="00011DAE" w:rsidRPr="00011DAE">
        <w:rPr>
          <w:sz w:val="20"/>
          <w:szCs w:val="20"/>
        </w:rPr>
        <w:t xml:space="preserve">eference [1]. </w:t>
      </w:r>
      <w:r w:rsidR="00E669F7">
        <w:rPr>
          <w:sz w:val="20"/>
          <w:szCs w:val="20"/>
        </w:rPr>
        <w:t>Because</w:t>
      </w:r>
      <w:r w:rsidR="00011DAE" w:rsidRPr="00011DAE">
        <w:rPr>
          <w:sz w:val="20"/>
          <w:szCs w:val="20"/>
        </w:rPr>
        <w:t xml:space="preserve"> the cross-section of our 80 μm long EAM is </w:t>
      </w:r>
      <w:r w:rsidR="00E669F7">
        <w:rPr>
          <w:sz w:val="20"/>
          <w:szCs w:val="20"/>
        </w:rPr>
        <w:t xml:space="preserve">the </w:t>
      </w:r>
      <w:r w:rsidR="00011DAE" w:rsidRPr="00011DAE">
        <w:rPr>
          <w:sz w:val="20"/>
          <w:szCs w:val="20"/>
        </w:rPr>
        <w:t xml:space="preserve">same </w:t>
      </w:r>
      <w:r w:rsidR="00E669F7">
        <w:rPr>
          <w:sz w:val="20"/>
          <w:szCs w:val="20"/>
        </w:rPr>
        <w:t xml:space="preserve">as </w:t>
      </w:r>
      <w:r w:rsidR="00011DAE" w:rsidRPr="00011DAE">
        <w:rPr>
          <w:sz w:val="20"/>
          <w:szCs w:val="20"/>
        </w:rPr>
        <w:t>our p</w:t>
      </w:r>
      <w:r w:rsidR="00E669F7">
        <w:rPr>
          <w:sz w:val="20"/>
          <w:szCs w:val="20"/>
        </w:rPr>
        <w:t>r</w:t>
      </w:r>
      <w:r w:rsidR="00011DAE" w:rsidRPr="00011DAE">
        <w:rPr>
          <w:sz w:val="20"/>
          <w:szCs w:val="20"/>
        </w:rPr>
        <w:t>evious 100 μm long modulator</w:t>
      </w:r>
      <w:proofErr w:type="gramStart"/>
      <w:r w:rsidR="00011DAE" w:rsidRPr="00011DAE">
        <w:rPr>
          <w:sz w:val="20"/>
          <w:szCs w:val="20"/>
        </w:rPr>
        <w:t>,</w:t>
      </w:r>
      <w:r w:rsidR="00BC3B7B">
        <w:rPr>
          <w:sz w:val="20"/>
          <w:szCs w:val="20"/>
          <w:vertAlign w:val="superscript"/>
        </w:rPr>
        <w:t>9</w:t>
      </w:r>
      <w:proofErr w:type="gramEnd"/>
      <w:r w:rsidR="00011DAE" w:rsidRPr="00011DAE">
        <w:rPr>
          <w:sz w:val="20"/>
          <w:szCs w:val="20"/>
        </w:rPr>
        <w:t xml:space="preserve"> the junction capacitance is </w:t>
      </w:r>
      <w:r>
        <w:rPr>
          <w:sz w:val="20"/>
          <w:szCs w:val="20"/>
        </w:rPr>
        <w:t xml:space="preserve">estimated to be </w:t>
      </w:r>
      <w:r w:rsidR="00011DAE" w:rsidRPr="00011DAE">
        <w:rPr>
          <w:sz w:val="20"/>
          <w:szCs w:val="20"/>
        </w:rPr>
        <w:t>around 116fF. The transien</w:t>
      </w:r>
      <w:r w:rsidR="00E17756">
        <w:rPr>
          <w:sz w:val="20"/>
          <w:szCs w:val="20"/>
        </w:rPr>
        <w:t>t energy consumption for this EAM is 0.29</w:t>
      </w:r>
      <w:r w:rsidR="005826DB">
        <w:rPr>
          <w:sz w:val="20"/>
          <w:szCs w:val="20"/>
        </w:rPr>
        <w:t xml:space="preserve"> </w:t>
      </w:r>
      <w:proofErr w:type="spellStart"/>
      <w:r w:rsidR="00E17756">
        <w:rPr>
          <w:sz w:val="20"/>
          <w:szCs w:val="20"/>
        </w:rPr>
        <w:t>fJ</w:t>
      </w:r>
      <w:proofErr w:type="spellEnd"/>
      <w:r w:rsidR="00E17756">
        <w:rPr>
          <w:sz w:val="20"/>
          <w:szCs w:val="20"/>
        </w:rPr>
        <w:t>/</w:t>
      </w:r>
      <w:r w:rsidR="00011DAE" w:rsidRPr="00011DAE">
        <w:rPr>
          <w:sz w:val="20"/>
          <w:szCs w:val="20"/>
        </w:rPr>
        <w:t>bit. The transient energy consumption can be further reduced by narrowing the intrinsic layer width to decrease the junction capacitance. The DC energy consumption</w:t>
      </w:r>
      <w:r w:rsidR="00186F2F">
        <w:rPr>
          <w:sz w:val="20"/>
          <w:szCs w:val="20"/>
        </w:rPr>
        <w:t xml:space="preserve"> per bit</w:t>
      </w:r>
      <w:r w:rsidR="00011DAE" w:rsidRPr="00011DAE">
        <w:rPr>
          <w:sz w:val="20"/>
          <w:szCs w:val="20"/>
        </w:rPr>
        <w:t xml:space="preserve"> at 1.25Gbps is 110fJ/bit</w:t>
      </w:r>
      <w:r w:rsidR="00B83310">
        <w:rPr>
          <w:sz w:val="20"/>
          <w:szCs w:val="20"/>
        </w:rPr>
        <w:t>,</w:t>
      </w:r>
      <w:r w:rsidR="00112350">
        <w:rPr>
          <w:sz w:val="20"/>
          <w:szCs w:val="20"/>
        </w:rPr>
        <w:t xml:space="preserve"> which</w:t>
      </w:r>
      <w:r w:rsidR="00B83310">
        <w:rPr>
          <w:sz w:val="20"/>
          <w:szCs w:val="20"/>
        </w:rPr>
        <w:t xml:space="preserve"> </w:t>
      </w:r>
      <w:r w:rsidR="00011DAE" w:rsidRPr="0052325E">
        <w:rPr>
          <w:sz w:val="20"/>
          <w:szCs w:val="20"/>
        </w:rPr>
        <w:t>can be reduced by increasing the modulator speed</w:t>
      </w:r>
      <w:r w:rsidR="00011DAE" w:rsidRPr="0052325E">
        <w:rPr>
          <w:sz w:val="20"/>
          <w:szCs w:val="20"/>
        </w:rPr>
        <w:t>.</w:t>
      </w:r>
      <w:r w:rsidR="00011DAE" w:rsidRPr="00011DAE">
        <w:rPr>
          <w:sz w:val="20"/>
          <w:szCs w:val="20"/>
        </w:rPr>
        <w:t xml:space="preserve"> </w:t>
      </w:r>
    </w:p>
    <w:p w14:paraId="6E2DB49B" w14:textId="166551DB" w:rsidR="00011DAE" w:rsidRDefault="00011DAE" w:rsidP="00011DAE">
      <w:pPr>
        <w:spacing w:line="480" w:lineRule="auto"/>
        <w:ind w:firstLine="360"/>
        <w:jc w:val="both"/>
        <w:rPr>
          <w:sz w:val="20"/>
          <w:szCs w:val="20"/>
        </w:rPr>
      </w:pPr>
      <w:r w:rsidRPr="00011DAE">
        <w:rPr>
          <w:sz w:val="20"/>
          <w:szCs w:val="20"/>
        </w:rPr>
        <w:t xml:space="preserve">Fig. </w:t>
      </w:r>
      <w:r w:rsidR="00FB68F2">
        <w:rPr>
          <w:sz w:val="20"/>
          <w:szCs w:val="20"/>
        </w:rPr>
        <w:t>6</w:t>
      </w:r>
      <w:bookmarkStart w:id="15" w:name="_GoBack"/>
      <w:bookmarkEnd w:id="15"/>
      <w:r w:rsidRPr="00011DAE">
        <w:rPr>
          <w:sz w:val="20"/>
          <w:szCs w:val="20"/>
        </w:rPr>
        <w:t>(b) shows the high</w:t>
      </w:r>
      <w:r w:rsidR="004F7785">
        <w:rPr>
          <w:sz w:val="20"/>
          <w:szCs w:val="20"/>
        </w:rPr>
        <w:t>-</w:t>
      </w:r>
      <w:r w:rsidRPr="00011DAE">
        <w:rPr>
          <w:sz w:val="20"/>
          <w:szCs w:val="20"/>
        </w:rPr>
        <w:t xml:space="preserve">speed performance for </w:t>
      </w:r>
      <w:r w:rsidR="004F7785">
        <w:rPr>
          <w:sz w:val="20"/>
          <w:szCs w:val="20"/>
        </w:rPr>
        <w:t>the same</w:t>
      </w:r>
      <w:r w:rsidR="004F7785" w:rsidRPr="00011DAE">
        <w:rPr>
          <w:sz w:val="20"/>
          <w:szCs w:val="20"/>
        </w:rPr>
        <w:t xml:space="preserve"> </w:t>
      </w:r>
      <w:r w:rsidRPr="00011DAE">
        <w:rPr>
          <w:sz w:val="20"/>
          <w:szCs w:val="20"/>
        </w:rPr>
        <w:t xml:space="preserve">EAM at reverse bias. The speed of </w:t>
      </w:r>
      <w:r w:rsidR="00EB17B5">
        <w:rPr>
          <w:sz w:val="20"/>
          <w:szCs w:val="20"/>
        </w:rPr>
        <w:t xml:space="preserve">the </w:t>
      </w:r>
      <w:r w:rsidRPr="00011DAE">
        <w:rPr>
          <w:sz w:val="20"/>
          <w:szCs w:val="20"/>
        </w:rPr>
        <w:t xml:space="preserve">EAM with </w:t>
      </w:r>
      <w:r w:rsidR="00EB17B5">
        <w:rPr>
          <w:sz w:val="20"/>
          <w:szCs w:val="20"/>
        </w:rPr>
        <w:t xml:space="preserve">a </w:t>
      </w:r>
      <w:r w:rsidRPr="00011DAE">
        <w:rPr>
          <w:sz w:val="20"/>
          <w:szCs w:val="20"/>
        </w:rPr>
        <w:t>lump</w:t>
      </w:r>
      <w:r w:rsidR="004F7785">
        <w:rPr>
          <w:sz w:val="20"/>
          <w:szCs w:val="20"/>
        </w:rPr>
        <w:t>ed</w:t>
      </w:r>
      <w:r w:rsidRPr="00011DAE">
        <w:rPr>
          <w:sz w:val="20"/>
          <w:szCs w:val="20"/>
        </w:rPr>
        <w:t xml:space="preserve"> electrode work</w:t>
      </w:r>
      <w:r w:rsidR="00EB17B5">
        <w:rPr>
          <w:sz w:val="20"/>
          <w:szCs w:val="20"/>
        </w:rPr>
        <w:t>ing</w:t>
      </w:r>
      <w:r w:rsidRPr="00011DAE">
        <w:rPr>
          <w:sz w:val="20"/>
          <w:szCs w:val="20"/>
        </w:rPr>
        <w:t xml:space="preserve"> </w:t>
      </w:r>
      <w:r w:rsidR="0052325E">
        <w:rPr>
          <w:sz w:val="20"/>
          <w:szCs w:val="20"/>
        </w:rPr>
        <w:t>under</w:t>
      </w:r>
      <w:r w:rsidR="0052325E" w:rsidRPr="00011DAE">
        <w:rPr>
          <w:sz w:val="20"/>
          <w:szCs w:val="20"/>
        </w:rPr>
        <w:t xml:space="preserve"> </w:t>
      </w:r>
      <w:r w:rsidRPr="00011DAE">
        <w:rPr>
          <w:sz w:val="20"/>
          <w:szCs w:val="20"/>
        </w:rPr>
        <w:t>reverse bias is limited by the RC time constant.</w:t>
      </w:r>
      <w:r w:rsidR="00C80FFA">
        <w:rPr>
          <w:sz w:val="20"/>
          <w:szCs w:val="20"/>
          <w:vertAlign w:val="superscript"/>
        </w:rPr>
        <w:t xml:space="preserve">1, </w:t>
      </w:r>
      <w:r w:rsidR="0046075A">
        <w:rPr>
          <w:sz w:val="20"/>
          <w:szCs w:val="20"/>
          <w:vertAlign w:val="superscript"/>
        </w:rPr>
        <w:t>8</w:t>
      </w:r>
      <w:r w:rsidR="0046075A" w:rsidRPr="00011DAE">
        <w:rPr>
          <w:sz w:val="20"/>
          <w:szCs w:val="20"/>
        </w:rPr>
        <w:t xml:space="preserve"> However</w:t>
      </w:r>
      <w:r w:rsidRPr="00011DAE">
        <w:rPr>
          <w:sz w:val="20"/>
          <w:szCs w:val="20"/>
        </w:rPr>
        <w:t>, for the EAM work</w:t>
      </w:r>
      <w:r w:rsidR="00EB17B5">
        <w:rPr>
          <w:sz w:val="20"/>
          <w:szCs w:val="20"/>
        </w:rPr>
        <w:t>ing</w:t>
      </w:r>
      <w:r w:rsidRPr="00011DAE">
        <w:rPr>
          <w:sz w:val="20"/>
          <w:szCs w:val="20"/>
        </w:rPr>
        <w:t xml:space="preserve"> </w:t>
      </w:r>
      <w:r w:rsidR="004F7785">
        <w:rPr>
          <w:sz w:val="20"/>
          <w:szCs w:val="20"/>
        </w:rPr>
        <w:t>under</w:t>
      </w:r>
      <w:r w:rsidR="004F7785" w:rsidRPr="00011DAE">
        <w:rPr>
          <w:sz w:val="20"/>
          <w:szCs w:val="20"/>
        </w:rPr>
        <w:t xml:space="preserve"> </w:t>
      </w:r>
      <w:r w:rsidRPr="00011DAE">
        <w:rPr>
          <w:sz w:val="20"/>
          <w:szCs w:val="20"/>
        </w:rPr>
        <w:t>forward bias, the rise and fall time is limited by the carrier lifetime in</w:t>
      </w:r>
      <w:r w:rsidR="004F7785">
        <w:rPr>
          <w:sz w:val="20"/>
          <w:szCs w:val="20"/>
        </w:rPr>
        <w:t xml:space="preserve"> the</w:t>
      </w:r>
      <w:r w:rsidRPr="00011DAE">
        <w:rPr>
          <w:sz w:val="20"/>
          <w:szCs w:val="20"/>
        </w:rPr>
        <w:t xml:space="preserve"> MQW</w:t>
      </w:r>
      <w:r w:rsidR="00EB17B5">
        <w:rPr>
          <w:sz w:val="20"/>
          <w:szCs w:val="20"/>
        </w:rPr>
        <w:t>s</w:t>
      </w:r>
      <w:r w:rsidRPr="00011DAE">
        <w:rPr>
          <w:sz w:val="20"/>
          <w:szCs w:val="20"/>
        </w:rPr>
        <w:t xml:space="preserve">. </w:t>
      </w:r>
      <w:commentRangeStart w:id="16"/>
      <w:commentRangeStart w:id="17"/>
      <w:r w:rsidR="004F7785">
        <w:rPr>
          <w:sz w:val="20"/>
          <w:szCs w:val="20"/>
        </w:rPr>
        <w:t xml:space="preserve">However, </w:t>
      </w:r>
      <w:r w:rsidRPr="00011DAE">
        <w:rPr>
          <w:sz w:val="20"/>
          <w:szCs w:val="20"/>
        </w:rPr>
        <w:t>using modulation-doped MQW</w:t>
      </w:r>
      <w:r w:rsidR="00EB17B5">
        <w:rPr>
          <w:sz w:val="20"/>
          <w:szCs w:val="20"/>
        </w:rPr>
        <w:t>s</w:t>
      </w:r>
      <w:r w:rsidR="00112350">
        <w:rPr>
          <w:sz w:val="20"/>
          <w:szCs w:val="20"/>
        </w:rPr>
        <w:t xml:space="preserve"> to move the Fermi </w:t>
      </w:r>
      <w:r w:rsidR="00E23784">
        <w:rPr>
          <w:sz w:val="20"/>
          <w:szCs w:val="20"/>
        </w:rPr>
        <w:t xml:space="preserve">energy </w:t>
      </w:r>
      <w:r w:rsidR="00112350">
        <w:rPr>
          <w:sz w:val="20"/>
          <w:szCs w:val="20"/>
        </w:rPr>
        <w:t xml:space="preserve">level above the lowest </w:t>
      </w:r>
      <w:r w:rsidR="0052325E">
        <w:rPr>
          <w:sz w:val="20"/>
          <w:szCs w:val="20"/>
        </w:rPr>
        <w:t xml:space="preserve">confined </w:t>
      </w:r>
      <w:r w:rsidR="00112350">
        <w:rPr>
          <w:sz w:val="20"/>
          <w:szCs w:val="20"/>
        </w:rPr>
        <w:t xml:space="preserve">state in </w:t>
      </w:r>
      <w:r w:rsidR="0052325E">
        <w:rPr>
          <w:sz w:val="20"/>
          <w:szCs w:val="20"/>
        </w:rPr>
        <w:t xml:space="preserve">the </w:t>
      </w:r>
      <w:r w:rsidR="00112350">
        <w:rPr>
          <w:sz w:val="20"/>
          <w:szCs w:val="20"/>
        </w:rPr>
        <w:t>conduction band</w:t>
      </w:r>
      <w:r w:rsidR="0089547F">
        <w:rPr>
          <w:sz w:val="20"/>
          <w:szCs w:val="20"/>
        </w:rPr>
        <w:t xml:space="preserve"> at zero</w:t>
      </w:r>
      <w:r w:rsidR="00BC3B7B">
        <w:rPr>
          <w:sz w:val="20"/>
          <w:szCs w:val="20"/>
        </w:rPr>
        <w:t xml:space="preserve"> bias</w:t>
      </w:r>
      <w:r w:rsidRPr="00011DAE">
        <w:rPr>
          <w:sz w:val="20"/>
          <w:szCs w:val="20"/>
        </w:rPr>
        <w:t>, we can shift the work point to reverse bias.</w:t>
      </w:r>
      <w:r w:rsidR="00054CD5" w:rsidRPr="00054CD5">
        <w:rPr>
          <w:sz w:val="20"/>
          <w:szCs w:val="20"/>
          <w:vertAlign w:val="superscript"/>
        </w:rPr>
        <w:t xml:space="preserve"> </w:t>
      </w:r>
      <w:r w:rsidR="00054CD5">
        <w:rPr>
          <w:sz w:val="20"/>
          <w:szCs w:val="20"/>
          <w:vertAlign w:val="superscript"/>
        </w:rPr>
        <w:t xml:space="preserve">13, </w:t>
      </w:r>
      <w:proofErr w:type="gramStart"/>
      <w:r w:rsidR="00054CD5">
        <w:rPr>
          <w:sz w:val="20"/>
          <w:szCs w:val="20"/>
          <w:vertAlign w:val="superscript"/>
        </w:rPr>
        <w:t>14</w:t>
      </w:r>
      <w:r w:rsidR="00054CD5" w:rsidRPr="00011DAE">
        <w:rPr>
          <w:sz w:val="20"/>
          <w:szCs w:val="20"/>
        </w:rPr>
        <w:t xml:space="preserve"> </w:t>
      </w:r>
      <w:r w:rsidRPr="00011DAE">
        <w:rPr>
          <w:sz w:val="20"/>
          <w:szCs w:val="20"/>
        </w:rPr>
        <w:t xml:space="preserve"> In</w:t>
      </w:r>
      <w:proofErr w:type="gramEnd"/>
      <w:r w:rsidRPr="00011DAE">
        <w:rPr>
          <w:sz w:val="20"/>
          <w:szCs w:val="20"/>
        </w:rPr>
        <w:t xml:space="preserve"> this way, carrier </w:t>
      </w:r>
      <w:r w:rsidR="00521F3B" w:rsidRPr="00011DAE">
        <w:rPr>
          <w:sz w:val="20"/>
          <w:szCs w:val="20"/>
        </w:rPr>
        <w:t>lifetime</w:t>
      </w:r>
      <w:r w:rsidR="0052325E">
        <w:rPr>
          <w:sz w:val="20"/>
          <w:szCs w:val="20"/>
        </w:rPr>
        <w:t xml:space="preserve"> can be reduced thereby</w:t>
      </w:r>
      <w:r w:rsidRPr="00011DAE">
        <w:rPr>
          <w:sz w:val="20"/>
          <w:szCs w:val="20"/>
        </w:rPr>
        <w:t xml:space="preserve"> increas</w:t>
      </w:r>
      <w:r w:rsidR="0052325E">
        <w:rPr>
          <w:sz w:val="20"/>
          <w:szCs w:val="20"/>
        </w:rPr>
        <w:t>ing</w:t>
      </w:r>
      <w:r w:rsidRPr="00011DAE">
        <w:rPr>
          <w:sz w:val="20"/>
          <w:szCs w:val="20"/>
        </w:rPr>
        <w:t xml:space="preserve"> the </w:t>
      </w:r>
      <w:r w:rsidR="0052325E">
        <w:rPr>
          <w:sz w:val="20"/>
          <w:szCs w:val="20"/>
        </w:rPr>
        <w:t xml:space="preserve">band-filling based </w:t>
      </w:r>
      <w:r w:rsidRPr="00011DAE">
        <w:rPr>
          <w:sz w:val="20"/>
          <w:szCs w:val="20"/>
        </w:rPr>
        <w:t>EAM</w:t>
      </w:r>
      <w:r w:rsidR="00C22373">
        <w:rPr>
          <w:sz w:val="20"/>
          <w:szCs w:val="20"/>
        </w:rPr>
        <w:t xml:space="preserve"> </w:t>
      </w:r>
      <w:r w:rsidR="0052325E">
        <w:rPr>
          <w:sz w:val="20"/>
          <w:szCs w:val="20"/>
        </w:rPr>
        <w:t>modulation bandwidth</w:t>
      </w:r>
      <w:r w:rsidRPr="00011DAE">
        <w:rPr>
          <w:sz w:val="20"/>
          <w:szCs w:val="20"/>
        </w:rPr>
        <w:t>.</w:t>
      </w:r>
      <w:commentRangeEnd w:id="16"/>
      <w:r w:rsidR="004F7785">
        <w:rPr>
          <w:rStyle w:val="CommentReference"/>
        </w:rPr>
        <w:commentReference w:id="16"/>
      </w:r>
      <w:commentRangeEnd w:id="17"/>
      <w:r w:rsidR="00EA3D40">
        <w:rPr>
          <w:rStyle w:val="CommentReference"/>
        </w:rPr>
        <w:commentReference w:id="17"/>
      </w:r>
    </w:p>
    <w:p w14:paraId="6A769C0A" w14:textId="77777777" w:rsidR="001906F5" w:rsidRDefault="001906F5" w:rsidP="001906F5">
      <w:pPr>
        <w:spacing w:line="360" w:lineRule="auto"/>
        <w:jc w:val="center"/>
        <w:rPr>
          <w:lang w:eastAsia="zh-CN"/>
        </w:rPr>
      </w:pPr>
      <w:r w:rsidRPr="00011DAE">
        <w:rPr>
          <w:noProof/>
          <w:lang w:eastAsia="zh-CN"/>
        </w:rPr>
        <w:lastRenderedPageBreak/>
        <w:drawing>
          <wp:inline distT="0" distB="0" distL="0" distR="0" wp14:anchorId="45775B44" wp14:editId="0EF50D42">
            <wp:extent cx="4964872" cy="114389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iton absorption\figure 4\figure 4.ti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964872" cy="1143897"/>
                    </a:xfrm>
                    <a:prstGeom prst="rect">
                      <a:avLst/>
                    </a:prstGeom>
                    <a:noFill/>
                    <a:ln>
                      <a:noFill/>
                    </a:ln>
                  </pic:spPr>
                </pic:pic>
              </a:graphicData>
            </a:graphic>
          </wp:inline>
        </w:drawing>
      </w:r>
    </w:p>
    <w:p w14:paraId="634D149B" w14:textId="040352C8" w:rsidR="001906F5" w:rsidRPr="00B92F34" w:rsidRDefault="001906F5" w:rsidP="0056111B">
      <w:pPr>
        <w:jc w:val="center"/>
        <w:rPr>
          <w:sz w:val="18"/>
          <w:szCs w:val="18"/>
        </w:rPr>
      </w:pPr>
      <w:r>
        <w:rPr>
          <w:rFonts w:hint="eastAsia"/>
          <w:sz w:val="18"/>
          <w:szCs w:val="18"/>
        </w:rPr>
        <w:t>F</w:t>
      </w:r>
      <w:r>
        <w:rPr>
          <w:rFonts w:hint="eastAsia"/>
          <w:sz w:val="18"/>
          <w:szCs w:val="18"/>
          <w:lang w:eastAsia="zh-CN"/>
        </w:rPr>
        <w:t>IG</w:t>
      </w:r>
      <w:r>
        <w:rPr>
          <w:rFonts w:hint="eastAsia"/>
          <w:sz w:val="18"/>
          <w:szCs w:val="18"/>
        </w:rPr>
        <w:t xml:space="preserve">. </w:t>
      </w:r>
      <w:r w:rsidR="00FB68F2">
        <w:rPr>
          <w:sz w:val="18"/>
          <w:szCs w:val="18"/>
        </w:rPr>
        <w:t>6</w:t>
      </w:r>
      <w:r w:rsidRPr="00B92F34">
        <w:rPr>
          <w:rFonts w:hint="eastAsia"/>
          <w:sz w:val="18"/>
          <w:szCs w:val="18"/>
        </w:rPr>
        <w:t>.</w:t>
      </w:r>
      <w:r>
        <w:rPr>
          <w:sz w:val="18"/>
          <w:szCs w:val="18"/>
        </w:rPr>
        <w:t xml:space="preserve"> </w:t>
      </w:r>
      <w:r w:rsidRPr="001906F5">
        <w:rPr>
          <w:sz w:val="18"/>
          <w:szCs w:val="18"/>
        </w:rPr>
        <w:t>Measured 2</w:t>
      </w:r>
      <w:r w:rsidRPr="001906F5">
        <w:rPr>
          <w:sz w:val="18"/>
          <w:szCs w:val="18"/>
          <w:vertAlign w:val="superscript"/>
        </w:rPr>
        <w:t>31</w:t>
      </w:r>
      <w:r>
        <w:rPr>
          <w:sz w:val="18"/>
          <w:szCs w:val="18"/>
        </w:rPr>
        <w:t xml:space="preserve">-1 PRBS NRZ eye diagrams </w:t>
      </w:r>
      <w:r w:rsidR="00497AD9">
        <w:rPr>
          <w:sz w:val="18"/>
          <w:szCs w:val="18"/>
        </w:rPr>
        <w:t xml:space="preserve">at 1.55 μm </w:t>
      </w:r>
      <w:r>
        <w:rPr>
          <w:sz w:val="18"/>
          <w:szCs w:val="18"/>
        </w:rPr>
        <w:t>(</w:t>
      </w:r>
      <w:r w:rsidR="008D1DCF">
        <w:rPr>
          <w:sz w:val="18"/>
          <w:szCs w:val="18"/>
        </w:rPr>
        <w:t>a</w:t>
      </w:r>
      <w:r>
        <w:rPr>
          <w:sz w:val="18"/>
          <w:szCs w:val="18"/>
        </w:rPr>
        <w:t>)</w:t>
      </w:r>
      <w:r w:rsidR="008D1DCF">
        <w:rPr>
          <w:sz w:val="18"/>
          <w:szCs w:val="18"/>
        </w:rPr>
        <w:t xml:space="preserve"> 1.25</w:t>
      </w:r>
      <w:r w:rsidR="00691928">
        <w:rPr>
          <w:sz w:val="18"/>
          <w:szCs w:val="18"/>
        </w:rPr>
        <w:t xml:space="preserve"> </w:t>
      </w:r>
      <w:r w:rsidR="008D1DCF">
        <w:rPr>
          <w:sz w:val="18"/>
          <w:szCs w:val="18"/>
        </w:rPr>
        <w:t>Gb</w:t>
      </w:r>
      <w:r w:rsidR="00DF06B8">
        <w:rPr>
          <w:sz w:val="18"/>
          <w:szCs w:val="18"/>
        </w:rPr>
        <w:t>p</w:t>
      </w:r>
      <w:r w:rsidR="008D1DCF">
        <w:rPr>
          <w:sz w:val="18"/>
          <w:szCs w:val="18"/>
        </w:rPr>
        <w:t>s at forward bias</w:t>
      </w:r>
      <w:r w:rsidR="00BF60A2">
        <w:rPr>
          <w:sz w:val="18"/>
          <w:szCs w:val="18"/>
        </w:rPr>
        <w:t xml:space="preserve"> 0.6V. </w:t>
      </w:r>
      <w:r w:rsidR="008D1DCF">
        <w:rPr>
          <w:sz w:val="18"/>
          <w:szCs w:val="18"/>
        </w:rPr>
        <w:t xml:space="preserve"> </w:t>
      </w:r>
      <w:r w:rsidR="00945D72">
        <w:rPr>
          <w:sz w:val="18"/>
          <w:szCs w:val="18"/>
        </w:rPr>
        <w:t>(b) 12</w:t>
      </w:r>
      <w:r w:rsidR="00DB20C6">
        <w:rPr>
          <w:sz w:val="18"/>
          <w:szCs w:val="18"/>
        </w:rPr>
        <w:t>.5</w:t>
      </w:r>
      <w:r w:rsidR="00691928">
        <w:rPr>
          <w:sz w:val="18"/>
          <w:szCs w:val="18"/>
        </w:rPr>
        <w:t xml:space="preserve"> </w:t>
      </w:r>
      <w:r w:rsidR="00DB20C6">
        <w:rPr>
          <w:sz w:val="18"/>
          <w:szCs w:val="18"/>
        </w:rPr>
        <w:t>Gb</w:t>
      </w:r>
      <w:r w:rsidR="00DF06B8">
        <w:rPr>
          <w:sz w:val="18"/>
          <w:szCs w:val="18"/>
        </w:rPr>
        <w:t>p</w:t>
      </w:r>
      <w:r w:rsidR="00DB20C6">
        <w:rPr>
          <w:sz w:val="18"/>
          <w:szCs w:val="18"/>
        </w:rPr>
        <w:t>s at reverse b</w:t>
      </w:r>
      <w:r w:rsidR="00945D72">
        <w:rPr>
          <w:sz w:val="18"/>
          <w:szCs w:val="18"/>
        </w:rPr>
        <w:t>i</w:t>
      </w:r>
      <w:r w:rsidR="00DB20C6">
        <w:rPr>
          <w:sz w:val="18"/>
          <w:szCs w:val="18"/>
        </w:rPr>
        <w:t>a</w:t>
      </w:r>
      <w:r w:rsidR="00945D72">
        <w:rPr>
          <w:sz w:val="18"/>
          <w:szCs w:val="18"/>
        </w:rPr>
        <w:t>s</w:t>
      </w:r>
      <w:r w:rsidR="00BF60A2">
        <w:rPr>
          <w:sz w:val="18"/>
          <w:szCs w:val="18"/>
        </w:rPr>
        <w:t xml:space="preserve"> -1.5V</w:t>
      </w:r>
      <w:r w:rsidR="00945D72">
        <w:rPr>
          <w:sz w:val="18"/>
          <w:szCs w:val="18"/>
        </w:rPr>
        <w:t>.</w:t>
      </w:r>
    </w:p>
    <w:p w14:paraId="1F1C6A82" w14:textId="77777777" w:rsidR="00656FA9" w:rsidRDefault="00656FA9" w:rsidP="00497EC9">
      <w:pPr>
        <w:spacing w:line="480" w:lineRule="auto"/>
        <w:ind w:firstLine="360"/>
        <w:jc w:val="both"/>
        <w:rPr>
          <w:sz w:val="20"/>
          <w:szCs w:val="20"/>
        </w:rPr>
      </w:pPr>
    </w:p>
    <w:p w14:paraId="202EBBCB" w14:textId="77777777" w:rsidR="00497EC9" w:rsidRPr="006D5117" w:rsidRDefault="005826DB" w:rsidP="00497EC9">
      <w:pPr>
        <w:numPr>
          <w:ins w:id="18" w:author="ddx" w:date="2014-09-29T09:29:00Z"/>
        </w:numPr>
        <w:spacing w:line="480" w:lineRule="auto"/>
        <w:ind w:firstLine="360"/>
        <w:jc w:val="both"/>
        <w:rPr>
          <w:sz w:val="20"/>
          <w:szCs w:val="20"/>
          <w:lang w:eastAsia="zh-CN"/>
        </w:rPr>
      </w:pPr>
      <w:r w:rsidRPr="005826DB">
        <w:rPr>
          <w:sz w:val="20"/>
          <w:szCs w:val="20"/>
        </w:rPr>
        <w:t xml:space="preserve">In summary, we have demonstrated </w:t>
      </w:r>
      <w:proofErr w:type="gramStart"/>
      <w:r w:rsidRPr="005826DB">
        <w:rPr>
          <w:sz w:val="20"/>
          <w:szCs w:val="20"/>
        </w:rPr>
        <w:t>a</w:t>
      </w:r>
      <w:proofErr w:type="gramEnd"/>
      <w:r w:rsidRPr="005826DB">
        <w:rPr>
          <w:sz w:val="20"/>
          <w:szCs w:val="20"/>
        </w:rPr>
        <w:t xml:space="preserve"> </w:t>
      </w:r>
      <w:r w:rsidR="00933EF8">
        <w:rPr>
          <w:sz w:val="20"/>
          <w:szCs w:val="20"/>
        </w:rPr>
        <w:t>III-V-on-silicon</w:t>
      </w:r>
      <w:r w:rsidR="00E669F7">
        <w:rPr>
          <w:sz w:val="20"/>
          <w:szCs w:val="20"/>
        </w:rPr>
        <w:t xml:space="preserve"> </w:t>
      </w:r>
      <w:r w:rsidRPr="005826DB">
        <w:rPr>
          <w:sz w:val="20"/>
          <w:szCs w:val="20"/>
        </w:rPr>
        <w:t xml:space="preserve">electroabsorption modulator based on </w:t>
      </w:r>
      <w:r w:rsidR="00E669F7">
        <w:rPr>
          <w:sz w:val="20"/>
          <w:szCs w:val="20"/>
        </w:rPr>
        <w:t xml:space="preserve">the </w:t>
      </w:r>
      <w:r w:rsidRPr="005826DB">
        <w:rPr>
          <w:sz w:val="20"/>
          <w:szCs w:val="20"/>
        </w:rPr>
        <w:t xml:space="preserve">band filling effect. The </w:t>
      </w:r>
      <w:r w:rsidR="00933EF8">
        <w:rPr>
          <w:sz w:val="20"/>
          <w:szCs w:val="20"/>
        </w:rPr>
        <w:t>coupling to</w:t>
      </w:r>
      <w:r w:rsidR="00D16B6B">
        <w:rPr>
          <w:sz w:val="20"/>
          <w:szCs w:val="20"/>
        </w:rPr>
        <w:t xml:space="preserve"> </w:t>
      </w:r>
      <w:r w:rsidR="00E669F7">
        <w:rPr>
          <w:sz w:val="20"/>
          <w:szCs w:val="20"/>
        </w:rPr>
        <w:t xml:space="preserve">a </w:t>
      </w:r>
      <w:r w:rsidR="00D16B6B">
        <w:rPr>
          <w:sz w:val="20"/>
          <w:szCs w:val="20"/>
        </w:rPr>
        <w:t>silicon waveguide</w:t>
      </w:r>
      <w:r w:rsidR="00933EF8">
        <w:rPr>
          <w:sz w:val="20"/>
          <w:szCs w:val="20"/>
        </w:rPr>
        <w:t xml:space="preserve"> is achieved</w:t>
      </w:r>
      <w:r w:rsidR="00D16B6B">
        <w:rPr>
          <w:sz w:val="20"/>
          <w:szCs w:val="20"/>
        </w:rPr>
        <w:t xml:space="preserve"> </w:t>
      </w:r>
      <w:r w:rsidRPr="005826DB">
        <w:rPr>
          <w:sz w:val="20"/>
          <w:szCs w:val="20"/>
        </w:rPr>
        <w:t>th</w:t>
      </w:r>
      <w:r w:rsidR="00E669F7">
        <w:rPr>
          <w:sz w:val="20"/>
          <w:szCs w:val="20"/>
        </w:rPr>
        <w:t>r</w:t>
      </w:r>
      <w:r w:rsidRPr="005826DB">
        <w:rPr>
          <w:sz w:val="20"/>
          <w:szCs w:val="20"/>
        </w:rPr>
        <w:t xml:space="preserve">ough a bi-level taper coupler. With 100mV bias variation, the DC extinction ratio </w:t>
      </w:r>
      <w:r w:rsidR="00CA63C3">
        <w:rPr>
          <w:sz w:val="20"/>
          <w:szCs w:val="20"/>
        </w:rPr>
        <w:t>can</w:t>
      </w:r>
      <w:r w:rsidRPr="005826DB">
        <w:rPr>
          <w:sz w:val="20"/>
          <w:szCs w:val="20"/>
        </w:rPr>
        <w:t xml:space="preserve"> be </w:t>
      </w:r>
      <w:r w:rsidR="00C11C51">
        <w:rPr>
          <w:sz w:val="20"/>
          <w:szCs w:val="20"/>
        </w:rPr>
        <w:t xml:space="preserve">adjusted </w:t>
      </w:r>
      <w:r w:rsidRPr="005826DB">
        <w:rPr>
          <w:sz w:val="20"/>
          <w:szCs w:val="20"/>
        </w:rPr>
        <w:t>more than 20dB. The ex</w:t>
      </w:r>
      <w:r w:rsidR="00450A91">
        <w:rPr>
          <w:sz w:val="20"/>
          <w:szCs w:val="20"/>
        </w:rPr>
        <w:t>c</w:t>
      </w:r>
      <w:r w:rsidRPr="005826DB">
        <w:rPr>
          <w:sz w:val="20"/>
          <w:szCs w:val="20"/>
        </w:rPr>
        <w:t xml:space="preserve">iton absorption peak shifts and intensity variation </w:t>
      </w:r>
      <w:r w:rsidR="00CA63C3">
        <w:rPr>
          <w:sz w:val="20"/>
          <w:szCs w:val="20"/>
        </w:rPr>
        <w:t>are</w:t>
      </w:r>
      <w:r w:rsidRPr="005826DB">
        <w:rPr>
          <w:sz w:val="20"/>
          <w:szCs w:val="20"/>
        </w:rPr>
        <w:t xml:space="preserve"> in good agreement with </w:t>
      </w:r>
      <w:r w:rsidR="00E669F7">
        <w:rPr>
          <w:sz w:val="20"/>
          <w:szCs w:val="20"/>
        </w:rPr>
        <w:t xml:space="preserve">the </w:t>
      </w:r>
      <w:r w:rsidRPr="005826DB">
        <w:rPr>
          <w:sz w:val="20"/>
          <w:szCs w:val="20"/>
        </w:rPr>
        <w:t xml:space="preserve">simulation results. A clear open eye diagram </w:t>
      </w:r>
      <w:r w:rsidR="004551DD">
        <w:rPr>
          <w:sz w:val="20"/>
          <w:szCs w:val="20"/>
        </w:rPr>
        <w:t xml:space="preserve">is </w:t>
      </w:r>
      <w:r w:rsidRPr="005826DB">
        <w:rPr>
          <w:sz w:val="20"/>
          <w:szCs w:val="20"/>
        </w:rPr>
        <w:t xml:space="preserve">obtained at 1.25 Gbps with a dynamic extinction ratio of 6.3 </w:t>
      </w:r>
      <w:proofErr w:type="spellStart"/>
      <w:r w:rsidRPr="005826DB">
        <w:rPr>
          <w:sz w:val="20"/>
          <w:szCs w:val="20"/>
        </w:rPr>
        <w:t>dB.</w:t>
      </w:r>
      <w:proofErr w:type="spellEnd"/>
      <w:r w:rsidRPr="005826DB">
        <w:rPr>
          <w:sz w:val="20"/>
          <w:szCs w:val="20"/>
        </w:rPr>
        <w:t xml:space="preserve"> The peak</w:t>
      </w:r>
      <w:r w:rsidR="00933EF8">
        <w:rPr>
          <w:sz w:val="20"/>
          <w:szCs w:val="20"/>
        </w:rPr>
        <w:t>-</w:t>
      </w:r>
      <w:r w:rsidRPr="005826DB">
        <w:rPr>
          <w:sz w:val="20"/>
          <w:szCs w:val="20"/>
        </w:rPr>
        <w:t>to</w:t>
      </w:r>
      <w:r w:rsidR="00933EF8">
        <w:rPr>
          <w:sz w:val="20"/>
          <w:szCs w:val="20"/>
        </w:rPr>
        <w:t>-</w:t>
      </w:r>
      <w:r w:rsidRPr="005826DB">
        <w:rPr>
          <w:sz w:val="20"/>
          <w:szCs w:val="20"/>
        </w:rPr>
        <w:t xml:space="preserve">peak </w:t>
      </w:r>
      <w:r w:rsidR="00737718">
        <w:rPr>
          <w:sz w:val="20"/>
          <w:szCs w:val="20"/>
        </w:rPr>
        <w:t>driving</w:t>
      </w:r>
      <w:r w:rsidR="00737718" w:rsidRPr="005826DB">
        <w:rPr>
          <w:sz w:val="20"/>
          <w:szCs w:val="20"/>
        </w:rPr>
        <w:t xml:space="preserve"> </w:t>
      </w:r>
      <w:r w:rsidRPr="005826DB">
        <w:rPr>
          <w:sz w:val="20"/>
          <w:szCs w:val="20"/>
        </w:rPr>
        <w:t xml:space="preserve">voltage is only 50 mV. The speed of the present device is limited by carrier </w:t>
      </w:r>
      <w:r w:rsidRPr="0052325E">
        <w:rPr>
          <w:sz w:val="20"/>
          <w:szCs w:val="20"/>
        </w:rPr>
        <w:t>lifetime and can be further improve</w:t>
      </w:r>
      <w:r w:rsidR="00E669F7" w:rsidRPr="0052325E">
        <w:rPr>
          <w:sz w:val="20"/>
          <w:szCs w:val="20"/>
        </w:rPr>
        <w:t>d</w:t>
      </w:r>
      <w:r w:rsidRPr="0052325E">
        <w:rPr>
          <w:sz w:val="20"/>
          <w:szCs w:val="20"/>
        </w:rPr>
        <w:t xml:space="preserve"> by using modulation-doped multi-quantum wells</w:t>
      </w:r>
      <w:r w:rsidRPr="005826DB">
        <w:rPr>
          <w:sz w:val="20"/>
          <w:szCs w:val="20"/>
        </w:rPr>
        <w:t>. The insertion loss and transient energy consumption can be further improved with optimized fabrication processes.</w:t>
      </w:r>
      <w:r w:rsidR="00497EC9">
        <w:rPr>
          <w:rFonts w:hint="eastAsia"/>
          <w:sz w:val="20"/>
          <w:szCs w:val="20"/>
          <w:lang w:eastAsia="zh-CN"/>
        </w:rPr>
        <w:t xml:space="preserve"> </w:t>
      </w:r>
    </w:p>
    <w:p w14:paraId="3BE727EC" w14:textId="77777777" w:rsidR="00497EC9" w:rsidRPr="00AC108C" w:rsidRDefault="00497EC9" w:rsidP="00FC5A12">
      <w:pPr>
        <w:spacing w:line="480" w:lineRule="auto"/>
        <w:rPr>
          <w:sz w:val="20"/>
          <w:szCs w:val="20"/>
          <w:lang w:eastAsia="zh-CN"/>
        </w:rPr>
      </w:pPr>
    </w:p>
    <w:p w14:paraId="2DF36606" w14:textId="77777777" w:rsidR="00882340" w:rsidRPr="00FC5A12" w:rsidRDefault="00882340" w:rsidP="00FC5A12">
      <w:pPr>
        <w:spacing w:line="480" w:lineRule="auto"/>
        <w:ind w:firstLine="360"/>
        <w:jc w:val="both"/>
        <w:rPr>
          <w:sz w:val="20"/>
          <w:szCs w:val="20"/>
        </w:rPr>
      </w:pPr>
      <w:r w:rsidRPr="00FC5A12">
        <w:rPr>
          <w:rFonts w:hint="eastAsia"/>
          <w:sz w:val="20"/>
          <w:szCs w:val="20"/>
        </w:rPr>
        <w:t>This work was partially supported by the National Natural Science Foundation of China (</w:t>
      </w:r>
      <w:r w:rsidR="004347F4" w:rsidRPr="009E0B8B">
        <w:rPr>
          <w:rFonts w:hint="eastAsia"/>
          <w:sz w:val="20"/>
          <w:szCs w:val="20"/>
        </w:rPr>
        <w:t>91233208</w:t>
      </w:r>
      <w:r w:rsidRPr="00FC5A12">
        <w:rPr>
          <w:sz w:val="20"/>
          <w:szCs w:val="20"/>
        </w:rPr>
        <w:t xml:space="preserve">), </w:t>
      </w:r>
      <w:r w:rsidR="009E0B8B" w:rsidRPr="009E0B8B">
        <w:rPr>
          <w:sz w:val="20"/>
          <w:szCs w:val="20"/>
        </w:rPr>
        <w:t>the National High-Tech R&amp;D Program of China (grant No. 201301AA-4401)</w:t>
      </w:r>
      <w:r w:rsidR="009635E9">
        <w:rPr>
          <w:sz w:val="20"/>
          <w:szCs w:val="20"/>
        </w:rPr>
        <w:t xml:space="preserve">, </w:t>
      </w:r>
      <w:r w:rsidR="007478BA" w:rsidRPr="00FC5A12">
        <w:rPr>
          <w:rFonts w:hint="eastAsia"/>
          <w:sz w:val="20"/>
          <w:szCs w:val="20"/>
        </w:rPr>
        <w:t>the Program of Zhejiang Leading Team of Science and Technology Innovation</w:t>
      </w:r>
      <w:r w:rsidR="00712C82">
        <w:rPr>
          <w:sz w:val="20"/>
          <w:szCs w:val="20"/>
        </w:rPr>
        <w:t xml:space="preserve"> </w:t>
      </w:r>
      <w:r w:rsidR="00712C82" w:rsidRPr="00712C82">
        <w:rPr>
          <w:sz w:val="20"/>
          <w:szCs w:val="20"/>
        </w:rPr>
        <w:t xml:space="preserve">and the China Scholarship Council (award to </w:t>
      </w:r>
      <w:proofErr w:type="spellStart"/>
      <w:r w:rsidR="00712C82" w:rsidRPr="00712C82">
        <w:rPr>
          <w:sz w:val="20"/>
          <w:szCs w:val="20"/>
        </w:rPr>
        <w:t>Qiangsheng</w:t>
      </w:r>
      <w:proofErr w:type="spellEnd"/>
      <w:r w:rsidR="00712C82" w:rsidRPr="00712C82">
        <w:rPr>
          <w:sz w:val="20"/>
          <w:szCs w:val="20"/>
        </w:rPr>
        <w:t xml:space="preserve"> Huang</w:t>
      </w:r>
      <w:r w:rsidR="00712C82">
        <w:rPr>
          <w:sz w:val="20"/>
          <w:szCs w:val="20"/>
        </w:rPr>
        <w:t xml:space="preserve">, </w:t>
      </w:r>
      <w:proofErr w:type="spellStart"/>
      <w:r w:rsidR="00712C82">
        <w:rPr>
          <w:sz w:val="20"/>
          <w:szCs w:val="20"/>
        </w:rPr>
        <w:t>Yingchen</w:t>
      </w:r>
      <w:proofErr w:type="spellEnd"/>
      <w:r w:rsidR="00712C82">
        <w:rPr>
          <w:sz w:val="20"/>
          <w:szCs w:val="20"/>
        </w:rPr>
        <w:t xml:space="preserve"> Wu</w:t>
      </w:r>
      <w:r w:rsidR="00712C82" w:rsidRPr="00712C82">
        <w:rPr>
          <w:sz w:val="20"/>
          <w:szCs w:val="20"/>
        </w:rPr>
        <w:t xml:space="preserve"> and Xin Fu for 1 year’s study abroad at Ghent University).</w:t>
      </w:r>
    </w:p>
    <w:p w14:paraId="6D9DAD1F" w14:textId="77777777" w:rsidR="00C14F2E" w:rsidRDefault="00C14F2E" w:rsidP="00FC5A12">
      <w:pPr>
        <w:spacing w:line="480" w:lineRule="auto"/>
        <w:rPr>
          <w:sz w:val="20"/>
          <w:szCs w:val="20"/>
          <w:lang w:eastAsia="zh-CN"/>
        </w:rPr>
      </w:pPr>
    </w:p>
    <w:p w14:paraId="55078043" w14:textId="77777777" w:rsidR="008E743E" w:rsidRDefault="00353D6B" w:rsidP="009B48A8">
      <w:pPr>
        <w:pStyle w:val="EndNoteBibliography"/>
        <w:ind w:left="142" w:hanging="142"/>
        <w:rPr>
          <w:rFonts w:ascii="Times New Roman" w:hAnsi="Times New Roman"/>
          <w:szCs w:val="20"/>
          <w:lang w:eastAsia="zh-CN"/>
        </w:rPr>
      </w:pPr>
      <w:r w:rsidRPr="00353D6B">
        <w:rPr>
          <w:rFonts w:ascii="Times New Roman" w:hAnsi="Times New Roman"/>
          <w:szCs w:val="20"/>
          <w:vertAlign w:val="superscript"/>
          <w:lang w:eastAsia="zh-CN"/>
        </w:rPr>
        <w:t>1</w:t>
      </w:r>
      <w:r w:rsidR="00EB136B">
        <w:rPr>
          <w:rFonts w:ascii="Times New Roman" w:hAnsi="Times New Roman"/>
          <w:szCs w:val="20"/>
          <w:lang w:eastAsia="zh-CN"/>
        </w:rPr>
        <w:t xml:space="preserve"> </w:t>
      </w:r>
      <w:r w:rsidR="008E743E" w:rsidRPr="008E743E">
        <w:rPr>
          <w:rFonts w:ascii="Times New Roman" w:hAnsi="Times New Roman"/>
          <w:szCs w:val="20"/>
          <w:lang w:eastAsia="zh-CN"/>
        </w:rPr>
        <w:t>Y. Tang,</w:t>
      </w:r>
      <w:r w:rsidR="008E743E" w:rsidRPr="000E2F9C">
        <w:rPr>
          <w:rFonts w:ascii="Times New Roman" w:hAnsi="Times New Roman"/>
          <w:noProof w:val="0"/>
          <w:kern w:val="0"/>
          <w:szCs w:val="20"/>
          <w:lang w:val="en-US" w:eastAsia="en-US"/>
        </w:rPr>
        <w:t xml:space="preserve"> J. D. Peters</w:t>
      </w:r>
      <w:r w:rsidR="008E743E" w:rsidRPr="008E743E">
        <w:rPr>
          <w:rFonts w:ascii="Times New Roman" w:hAnsi="Times New Roman"/>
          <w:szCs w:val="20"/>
          <w:lang w:eastAsia="zh-CN"/>
        </w:rPr>
        <w:t xml:space="preserve">, and J. E. Bowers,  IEEE Photonic Tech L </w:t>
      </w:r>
      <w:r w:rsidR="008E743E" w:rsidRPr="008E743E">
        <w:rPr>
          <w:rFonts w:ascii="Times New Roman" w:hAnsi="Times New Roman"/>
          <w:b/>
          <w:szCs w:val="20"/>
          <w:lang w:eastAsia="zh-CN"/>
        </w:rPr>
        <w:t xml:space="preserve">24 </w:t>
      </w:r>
      <w:r w:rsidR="008E743E" w:rsidRPr="008E743E">
        <w:rPr>
          <w:rFonts w:ascii="Times New Roman" w:hAnsi="Times New Roman"/>
          <w:szCs w:val="20"/>
          <w:lang w:eastAsia="zh-CN"/>
        </w:rPr>
        <w:t>(18), 1689 (2012).</w:t>
      </w:r>
    </w:p>
    <w:p w14:paraId="1BD069E0" w14:textId="77777777" w:rsidR="008E743E" w:rsidRDefault="00353D6B" w:rsidP="008E743E">
      <w:pPr>
        <w:pStyle w:val="EndNoteBibliography"/>
        <w:ind w:left="142" w:hanging="142"/>
        <w:rPr>
          <w:rFonts w:ascii="Times New Roman" w:hAnsi="Times New Roman"/>
          <w:szCs w:val="20"/>
          <w:lang w:eastAsia="zh-CN"/>
        </w:rPr>
      </w:pPr>
      <w:r w:rsidRPr="00353D6B">
        <w:rPr>
          <w:rFonts w:ascii="Times New Roman" w:hAnsi="Times New Roman"/>
          <w:szCs w:val="20"/>
          <w:vertAlign w:val="superscript"/>
          <w:lang w:eastAsia="zh-CN"/>
        </w:rPr>
        <w:t>2</w:t>
      </w:r>
      <w:r>
        <w:rPr>
          <w:rFonts w:ascii="Times New Roman" w:hAnsi="Times New Roman"/>
          <w:szCs w:val="20"/>
          <w:lang w:eastAsia="zh-CN"/>
        </w:rPr>
        <w:t xml:space="preserve"> H</w:t>
      </w:r>
      <w:r w:rsidR="008E743E" w:rsidRPr="008E743E">
        <w:rPr>
          <w:rFonts w:ascii="Times New Roman" w:hAnsi="Times New Roman"/>
          <w:szCs w:val="20"/>
          <w:lang w:eastAsia="zh-CN"/>
        </w:rPr>
        <w:t xml:space="preserve">. </w:t>
      </w:r>
      <w:r>
        <w:rPr>
          <w:rFonts w:ascii="Times New Roman" w:hAnsi="Times New Roman"/>
          <w:szCs w:val="20"/>
          <w:lang w:eastAsia="zh-CN"/>
        </w:rPr>
        <w:t>Fukano</w:t>
      </w:r>
      <w:r w:rsidR="008E743E" w:rsidRPr="008E743E">
        <w:rPr>
          <w:rFonts w:ascii="Times New Roman" w:hAnsi="Times New Roman"/>
          <w:szCs w:val="20"/>
          <w:lang w:eastAsia="zh-CN"/>
        </w:rPr>
        <w:t xml:space="preserve">, </w:t>
      </w:r>
      <w:r>
        <w:rPr>
          <w:rFonts w:ascii="Times New Roman" w:hAnsi="Times New Roman"/>
          <w:szCs w:val="20"/>
          <w:lang w:eastAsia="zh-CN"/>
        </w:rPr>
        <w:t>T</w:t>
      </w:r>
      <w:r w:rsidR="008E743E" w:rsidRPr="008E743E">
        <w:rPr>
          <w:rFonts w:ascii="Times New Roman" w:hAnsi="Times New Roman"/>
          <w:szCs w:val="20"/>
          <w:lang w:eastAsia="zh-CN"/>
        </w:rPr>
        <w:t xml:space="preserve">. </w:t>
      </w:r>
      <w:r>
        <w:rPr>
          <w:rFonts w:ascii="Times New Roman" w:hAnsi="Times New Roman"/>
          <w:szCs w:val="20"/>
          <w:lang w:eastAsia="zh-CN"/>
        </w:rPr>
        <w:t>Yamanaka</w:t>
      </w:r>
      <w:r w:rsidR="008E743E" w:rsidRPr="008E743E">
        <w:rPr>
          <w:rFonts w:ascii="Times New Roman" w:hAnsi="Times New Roman"/>
          <w:szCs w:val="20"/>
          <w:lang w:eastAsia="zh-CN"/>
        </w:rPr>
        <w:t xml:space="preserve">, </w:t>
      </w:r>
      <w:r>
        <w:rPr>
          <w:rFonts w:ascii="Times New Roman" w:hAnsi="Times New Roman"/>
          <w:szCs w:val="20"/>
          <w:lang w:eastAsia="zh-CN"/>
        </w:rPr>
        <w:t xml:space="preserve">M. Tamura, </w:t>
      </w:r>
      <w:r w:rsidR="008E743E" w:rsidRPr="008E743E">
        <w:rPr>
          <w:rFonts w:ascii="Times New Roman" w:hAnsi="Times New Roman"/>
          <w:szCs w:val="20"/>
          <w:lang w:eastAsia="zh-CN"/>
        </w:rPr>
        <w:t xml:space="preserve">and </w:t>
      </w:r>
      <w:r>
        <w:rPr>
          <w:rFonts w:ascii="Times New Roman" w:hAnsi="Times New Roman"/>
          <w:szCs w:val="20"/>
          <w:lang w:eastAsia="zh-CN"/>
        </w:rPr>
        <w:t>T. Kondo</w:t>
      </w:r>
      <w:r w:rsidR="008E743E" w:rsidRPr="008E743E">
        <w:rPr>
          <w:rFonts w:ascii="Times New Roman" w:hAnsi="Times New Roman"/>
          <w:szCs w:val="20"/>
          <w:lang w:eastAsia="zh-CN"/>
        </w:rPr>
        <w:t xml:space="preserve">,  </w:t>
      </w:r>
      <w:r w:rsidRPr="00353D6B">
        <w:rPr>
          <w:rFonts w:ascii="Times New Roman" w:hAnsi="Times New Roman"/>
          <w:szCs w:val="20"/>
          <w:lang w:eastAsia="zh-CN"/>
        </w:rPr>
        <w:t>J LIGHTWAVE TECHNOL</w:t>
      </w:r>
      <w:r>
        <w:rPr>
          <w:rFonts w:ascii="Times New Roman" w:hAnsi="Times New Roman"/>
          <w:szCs w:val="20"/>
          <w:lang w:eastAsia="zh-CN"/>
        </w:rPr>
        <w:t xml:space="preserve"> </w:t>
      </w:r>
      <w:r>
        <w:rPr>
          <w:rFonts w:ascii="Times New Roman" w:hAnsi="Times New Roman"/>
          <w:b/>
          <w:szCs w:val="20"/>
          <w:lang w:eastAsia="zh-CN"/>
        </w:rPr>
        <w:t>24</w:t>
      </w:r>
      <w:r w:rsidR="008E743E" w:rsidRPr="008E743E">
        <w:rPr>
          <w:rFonts w:ascii="Times New Roman" w:hAnsi="Times New Roman"/>
          <w:b/>
          <w:szCs w:val="20"/>
          <w:lang w:eastAsia="zh-CN"/>
        </w:rPr>
        <w:t xml:space="preserve"> </w:t>
      </w:r>
      <w:r>
        <w:rPr>
          <w:rFonts w:ascii="Times New Roman" w:hAnsi="Times New Roman"/>
          <w:szCs w:val="20"/>
          <w:lang w:eastAsia="zh-CN"/>
        </w:rPr>
        <w:t>(5), 2219</w:t>
      </w:r>
      <w:r w:rsidR="00442665">
        <w:rPr>
          <w:rFonts w:ascii="Times New Roman" w:hAnsi="Times New Roman"/>
          <w:szCs w:val="20"/>
          <w:lang w:eastAsia="zh-CN"/>
        </w:rPr>
        <w:t xml:space="preserve"> (200</w:t>
      </w:r>
      <w:r>
        <w:rPr>
          <w:rFonts w:ascii="Times New Roman" w:hAnsi="Times New Roman"/>
          <w:szCs w:val="20"/>
          <w:lang w:eastAsia="zh-CN"/>
        </w:rPr>
        <w:t>6</w:t>
      </w:r>
      <w:r w:rsidR="008E743E" w:rsidRPr="008E743E">
        <w:rPr>
          <w:rFonts w:ascii="Times New Roman" w:hAnsi="Times New Roman"/>
          <w:szCs w:val="20"/>
          <w:lang w:eastAsia="zh-CN"/>
        </w:rPr>
        <w:t>).</w:t>
      </w:r>
    </w:p>
    <w:p w14:paraId="257A808E" w14:textId="77777777" w:rsidR="00442665" w:rsidRDefault="00442665" w:rsidP="008E743E">
      <w:pPr>
        <w:pStyle w:val="EndNoteBibliography"/>
        <w:ind w:left="142" w:hanging="142"/>
        <w:rPr>
          <w:rFonts w:ascii="Times New Roman" w:hAnsi="Times New Roman"/>
          <w:szCs w:val="20"/>
          <w:lang w:eastAsia="zh-CN"/>
        </w:rPr>
      </w:pPr>
      <w:r w:rsidRPr="00560A18">
        <w:rPr>
          <w:rFonts w:ascii="Times New Roman" w:hAnsi="Times New Roman"/>
          <w:szCs w:val="20"/>
          <w:vertAlign w:val="superscript"/>
          <w:lang w:eastAsia="zh-CN"/>
        </w:rPr>
        <w:t>3</w:t>
      </w:r>
      <w:r>
        <w:rPr>
          <w:rFonts w:ascii="Times New Roman" w:hAnsi="Times New Roman"/>
          <w:szCs w:val="20"/>
          <w:lang w:eastAsia="zh-CN"/>
        </w:rPr>
        <w:t xml:space="preserve"> R. B. Welstand, S. A. Pappert, C. K. Sun, J. T. Zhu, Y. Z. Liu, and P. K. L. Yu, IEEE Photonic Tech L 8 (11</w:t>
      </w:r>
      <w:r w:rsidRPr="00442665">
        <w:rPr>
          <w:rFonts w:ascii="Times New Roman" w:hAnsi="Times New Roman"/>
          <w:szCs w:val="20"/>
          <w:lang w:eastAsia="zh-CN"/>
        </w:rPr>
        <w:t>), 1</w:t>
      </w:r>
      <w:r>
        <w:rPr>
          <w:rFonts w:ascii="Times New Roman" w:hAnsi="Times New Roman"/>
          <w:szCs w:val="20"/>
          <w:lang w:eastAsia="zh-CN"/>
        </w:rPr>
        <w:t>540</w:t>
      </w:r>
      <w:r w:rsidRPr="00442665">
        <w:rPr>
          <w:rFonts w:ascii="Times New Roman" w:hAnsi="Times New Roman"/>
          <w:szCs w:val="20"/>
          <w:lang w:eastAsia="zh-CN"/>
        </w:rPr>
        <w:t xml:space="preserve"> (</w:t>
      </w:r>
      <w:r>
        <w:rPr>
          <w:rFonts w:ascii="Times New Roman" w:hAnsi="Times New Roman"/>
          <w:szCs w:val="20"/>
          <w:lang w:eastAsia="zh-CN"/>
        </w:rPr>
        <w:t>1996</w:t>
      </w:r>
      <w:r w:rsidRPr="00442665">
        <w:rPr>
          <w:rFonts w:ascii="Times New Roman" w:hAnsi="Times New Roman"/>
          <w:szCs w:val="20"/>
          <w:lang w:eastAsia="zh-CN"/>
        </w:rPr>
        <w:t>).</w:t>
      </w:r>
    </w:p>
    <w:p w14:paraId="67A29AAE" w14:textId="77777777" w:rsidR="00E54E40" w:rsidRDefault="00E54E40" w:rsidP="004219BE">
      <w:pPr>
        <w:pStyle w:val="EndNoteBibliography"/>
        <w:ind w:left="142" w:hanging="142"/>
        <w:rPr>
          <w:rFonts w:ascii="Times New Roman" w:hAnsi="Times New Roman"/>
          <w:szCs w:val="20"/>
          <w:lang w:eastAsia="zh-CN"/>
        </w:rPr>
      </w:pPr>
      <w:r w:rsidRPr="00E86A46">
        <w:rPr>
          <w:rFonts w:ascii="Times New Roman" w:hAnsi="Times New Roman"/>
          <w:szCs w:val="20"/>
          <w:vertAlign w:val="superscript"/>
          <w:lang w:eastAsia="zh-CN"/>
        </w:rPr>
        <w:t>4</w:t>
      </w:r>
      <w:r w:rsidRPr="00E86A46">
        <w:rPr>
          <w:rFonts w:ascii="Times New Roman" w:hAnsi="Times New Roman"/>
          <w:szCs w:val="20"/>
          <w:lang w:eastAsia="zh-CN"/>
        </w:rPr>
        <w:t xml:space="preserve"> </w:t>
      </w:r>
      <w:r>
        <w:rPr>
          <w:rFonts w:ascii="Times New Roman" w:hAnsi="Times New Roman"/>
          <w:szCs w:val="20"/>
          <w:lang w:eastAsia="zh-CN"/>
        </w:rPr>
        <w:t>K. Chen, Q. Huang, J. Zhang, J. Chen, X. Fu, C. Zhang, et. al.,</w:t>
      </w:r>
      <w:r w:rsidR="004219BE">
        <w:rPr>
          <w:rFonts w:ascii="Times New Roman" w:hAnsi="Times New Roman"/>
          <w:szCs w:val="20"/>
          <w:lang w:eastAsia="zh-CN"/>
        </w:rPr>
        <w:t xml:space="preserve"> Wavelength-multiplexed duplex transceiver based on </w:t>
      </w:r>
      <w:r w:rsidR="004219BE" w:rsidRPr="004219BE">
        <w:rPr>
          <w:rFonts w:ascii="Times New Roman" w:hAnsi="Times New Roman"/>
          <w:szCs w:val="20"/>
          <w:lang w:eastAsia="zh-CN"/>
        </w:rPr>
        <w:t>I</w:t>
      </w:r>
      <w:r w:rsidR="004219BE">
        <w:rPr>
          <w:rFonts w:ascii="Times New Roman" w:hAnsi="Times New Roman"/>
          <w:szCs w:val="20"/>
          <w:lang w:eastAsia="zh-CN"/>
        </w:rPr>
        <w:t>IIV/Si hybrid integration for off-chip and on-chip optical interconnects,</w:t>
      </w:r>
      <w:r>
        <w:rPr>
          <w:rFonts w:ascii="Times New Roman" w:hAnsi="Times New Roman"/>
          <w:szCs w:val="20"/>
          <w:lang w:eastAsia="zh-CN"/>
        </w:rPr>
        <w:t xml:space="preserve"> </w:t>
      </w:r>
      <w:r w:rsidRPr="00E54E40">
        <w:rPr>
          <w:rFonts w:ascii="Times New Roman" w:hAnsi="Times New Roman"/>
          <w:szCs w:val="20"/>
          <w:lang w:eastAsia="zh-CN"/>
        </w:rPr>
        <w:t>IEEE Photon. J.</w:t>
      </w:r>
      <w:r>
        <w:rPr>
          <w:rFonts w:ascii="Times New Roman" w:hAnsi="Times New Roman"/>
          <w:szCs w:val="20"/>
          <w:lang w:eastAsia="zh-CN"/>
        </w:rPr>
        <w:t xml:space="preserve">, </w:t>
      </w:r>
      <w:r w:rsidR="004219BE" w:rsidRPr="004219BE">
        <w:rPr>
          <w:rFonts w:ascii="Times New Roman" w:hAnsi="Times New Roman"/>
          <w:szCs w:val="20"/>
          <w:lang w:eastAsia="zh-CN"/>
        </w:rPr>
        <w:t>accepted for publication</w:t>
      </w:r>
    </w:p>
    <w:p w14:paraId="6414EFE8" w14:textId="77777777" w:rsidR="008E743E"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5</w:t>
      </w:r>
      <w:r w:rsidR="00353D6B">
        <w:rPr>
          <w:rFonts w:ascii="Times New Roman" w:hAnsi="Times New Roman"/>
          <w:szCs w:val="20"/>
          <w:lang w:eastAsia="zh-CN"/>
        </w:rPr>
        <w:t xml:space="preserve"> P. Zhou, S. Pan, D. Zhu, R. Guo, F. Zhang, and Y. Zhao, </w:t>
      </w:r>
      <w:r w:rsidR="00353D6B" w:rsidRPr="00353D6B">
        <w:rPr>
          <w:rFonts w:ascii="Times New Roman" w:hAnsi="Times New Roman"/>
          <w:szCs w:val="20"/>
          <w:lang w:eastAsia="zh-CN"/>
        </w:rPr>
        <w:t>IEEE Photonic Tech L 2</w:t>
      </w:r>
      <w:r w:rsidR="00353D6B">
        <w:rPr>
          <w:rFonts w:ascii="Times New Roman" w:hAnsi="Times New Roman"/>
          <w:szCs w:val="20"/>
          <w:lang w:eastAsia="zh-CN"/>
        </w:rPr>
        <w:t>6</w:t>
      </w:r>
      <w:r w:rsidR="00353D6B" w:rsidRPr="00353D6B">
        <w:rPr>
          <w:rFonts w:ascii="Times New Roman" w:hAnsi="Times New Roman"/>
          <w:szCs w:val="20"/>
          <w:lang w:eastAsia="zh-CN"/>
        </w:rPr>
        <w:t xml:space="preserve"> (1), </w:t>
      </w:r>
      <w:r w:rsidR="00353D6B">
        <w:rPr>
          <w:rFonts w:ascii="Times New Roman" w:hAnsi="Times New Roman"/>
          <w:szCs w:val="20"/>
          <w:lang w:eastAsia="zh-CN"/>
        </w:rPr>
        <w:t>1041 (2014</w:t>
      </w:r>
      <w:r w:rsidR="00353D6B" w:rsidRPr="00353D6B">
        <w:rPr>
          <w:rFonts w:ascii="Times New Roman" w:hAnsi="Times New Roman"/>
          <w:szCs w:val="20"/>
          <w:lang w:eastAsia="zh-CN"/>
        </w:rPr>
        <w:t>).</w:t>
      </w:r>
    </w:p>
    <w:p w14:paraId="12448A4D" w14:textId="77777777" w:rsidR="00560A18"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6</w:t>
      </w:r>
      <w:r w:rsidR="00560A18">
        <w:rPr>
          <w:rFonts w:ascii="Times New Roman" w:hAnsi="Times New Roman"/>
          <w:szCs w:val="20"/>
          <w:lang w:eastAsia="zh-CN"/>
        </w:rPr>
        <w:t xml:space="preserve"> D. Marpaung, C. Roeloffzen, R. Heideman, A. Leinse, S. Sales, and J. Capmany, Laser Photonics Rev. 7(4), 506 (2013).</w:t>
      </w:r>
    </w:p>
    <w:p w14:paraId="6A7A587A" w14:textId="77777777" w:rsidR="00597E9A"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7</w:t>
      </w:r>
      <w:r w:rsidR="00597E9A">
        <w:rPr>
          <w:rFonts w:ascii="Times New Roman" w:hAnsi="Times New Roman"/>
          <w:szCs w:val="20"/>
          <w:lang w:eastAsia="zh-CN"/>
        </w:rPr>
        <w:t xml:space="preserve"> </w:t>
      </w:r>
      <w:r w:rsidR="00C46719">
        <w:rPr>
          <w:rFonts w:ascii="Times New Roman" w:hAnsi="Times New Roman"/>
          <w:szCs w:val="20"/>
          <w:lang w:eastAsia="zh-CN"/>
        </w:rPr>
        <w:t xml:space="preserve">C. Sun, M. T. Wade, Y. Lee, J. S. Orcutt, L. Alloatti, M. S. Georgas, </w:t>
      </w:r>
      <w:r w:rsidR="0006623B">
        <w:rPr>
          <w:rFonts w:ascii="Times New Roman" w:hAnsi="Times New Roman"/>
          <w:szCs w:val="20"/>
          <w:lang w:eastAsia="zh-CN"/>
        </w:rPr>
        <w:t>et al.</w:t>
      </w:r>
      <w:r w:rsidR="00C46719">
        <w:rPr>
          <w:rFonts w:ascii="Times New Roman" w:hAnsi="Times New Roman"/>
          <w:szCs w:val="20"/>
          <w:lang w:eastAsia="zh-CN"/>
        </w:rPr>
        <w:t>, Nature 528, 534 (2015).</w:t>
      </w:r>
    </w:p>
    <w:p w14:paraId="72A13C79" w14:textId="77777777" w:rsidR="00C46719" w:rsidRDefault="00E86A46" w:rsidP="0006623B">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8</w:t>
      </w:r>
      <w:r w:rsidR="00804C95">
        <w:rPr>
          <w:rFonts w:ascii="Times New Roman" w:hAnsi="Times New Roman"/>
          <w:szCs w:val="20"/>
          <w:lang w:eastAsia="zh-CN"/>
        </w:rPr>
        <w:t xml:space="preserve"> G. Roelkens, A. Abassi, P. Cardile, U. Dave, A. de Groote, </w:t>
      </w:r>
      <w:r w:rsidR="0006623B">
        <w:rPr>
          <w:rFonts w:ascii="Times New Roman" w:hAnsi="Times New Roman"/>
          <w:szCs w:val="20"/>
          <w:lang w:eastAsia="zh-CN"/>
        </w:rPr>
        <w:t>et al.</w:t>
      </w:r>
      <w:r w:rsidR="006169BE">
        <w:rPr>
          <w:rFonts w:ascii="Times New Roman" w:hAnsi="Times New Roman"/>
          <w:szCs w:val="20"/>
          <w:lang w:eastAsia="zh-CN"/>
        </w:rPr>
        <w:t>, Photonics 3, 969 (2015).</w:t>
      </w:r>
    </w:p>
    <w:p w14:paraId="2E99ED56" w14:textId="77777777" w:rsidR="009217AC" w:rsidRDefault="00E86A46" w:rsidP="009217AC">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9</w:t>
      </w:r>
      <w:r w:rsidR="009217AC">
        <w:rPr>
          <w:rFonts w:ascii="Times New Roman" w:hAnsi="Times New Roman"/>
          <w:szCs w:val="20"/>
          <w:vertAlign w:val="superscript"/>
          <w:lang w:eastAsia="zh-CN"/>
        </w:rPr>
        <w:t xml:space="preserve"> </w:t>
      </w:r>
      <w:r w:rsidR="009217AC">
        <w:rPr>
          <w:rFonts w:ascii="Times New Roman" w:hAnsi="Times New Roman"/>
          <w:szCs w:val="20"/>
          <w:lang w:eastAsia="zh-CN"/>
        </w:rPr>
        <w:t>X. Fu, J. Cheng, Q. Huang, Y. Hu, W. Xie, et. al., Opt. Express 23(14), 238224 (2015).</w:t>
      </w:r>
    </w:p>
    <w:p w14:paraId="6232CDFD" w14:textId="77777777" w:rsidR="00560A18"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10</w:t>
      </w:r>
      <w:r w:rsidR="00BF13C1">
        <w:rPr>
          <w:rFonts w:ascii="Times New Roman" w:hAnsi="Times New Roman"/>
          <w:szCs w:val="20"/>
          <w:lang w:eastAsia="zh-CN"/>
        </w:rPr>
        <w:t xml:space="preserve"> S. Manipatruni, K. Preston, L. Chen, and M. Lipson, Opt. Express 18(17), 18236 (2010).</w:t>
      </w:r>
    </w:p>
    <w:p w14:paraId="52154344" w14:textId="77777777" w:rsidR="00BF13C1"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11</w:t>
      </w:r>
      <w:r w:rsidR="00BF13C1">
        <w:rPr>
          <w:rFonts w:ascii="Times New Roman" w:hAnsi="Times New Roman"/>
          <w:szCs w:val="20"/>
          <w:lang w:eastAsia="zh-CN"/>
        </w:rPr>
        <w:t xml:space="preserve">A. Shakoor, K. Nozaki, E. Kuramochi, K. Nishiguchi, A. Shinya, and M. Notomi, </w:t>
      </w:r>
      <w:r w:rsidR="00BF13C1" w:rsidRPr="00BF13C1">
        <w:rPr>
          <w:rFonts w:ascii="Times New Roman" w:hAnsi="Times New Roman"/>
          <w:szCs w:val="20"/>
          <w:lang w:eastAsia="zh-CN"/>
        </w:rPr>
        <w:t>in Advanced Photonics for Commun</w:t>
      </w:r>
      <w:r w:rsidR="00BF13C1">
        <w:rPr>
          <w:rFonts w:ascii="Times New Roman" w:hAnsi="Times New Roman"/>
          <w:szCs w:val="20"/>
          <w:lang w:eastAsia="zh-CN"/>
        </w:rPr>
        <w:t xml:space="preserve">ications, </w:t>
      </w:r>
      <w:r w:rsidR="00463CEB">
        <w:rPr>
          <w:rFonts w:ascii="Times New Roman" w:hAnsi="Times New Roman"/>
          <w:szCs w:val="20"/>
          <w:lang w:eastAsia="zh-CN"/>
        </w:rPr>
        <w:t xml:space="preserve">San Diego, California United States, </w:t>
      </w:r>
      <w:r w:rsidR="00BC7AF2" w:rsidRPr="00BC7AF2">
        <w:rPr>
          <w:rFonts w:ascii="Times New Roman" w:hAnsi="Times New Roman"/>
          <w:szCs w:val="20"/>
          <w:lang w:eastAsia="zh-CN"/>
        </w:rPr>
        <w:t>13–17 July 2014</w:t>
      </w:r>
      <w:r w:rsidR="00BC7AF2">
        <w:rPr>
          <w:rFonts w:ascii="Times New Roman" w:hAnsi="Times New Roman"/>
          <w:szCs w:val="20"/>
          <w:lang w:eastAsia="zh-CN"/>
        </w:rPr>
        <w:t>.</w:t>
      </w:r>
    </w:p>
    <w:p w14:paraId="14C2782C" w14:textId="77777777" w:rsidR="00BC7AF2"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12</w:t>
      </w:r>
      <w:r w:rsidR="00EB136B">
        <w:rPr>
          <w:rFonts w:ascii="Times New Roman" w:hAnsi="Times New Roman"/>
          <w:szCs w:val="20"/>
          <w:lang w:eastAsia="zh-CN"/>
        </w:rPr>
        <w:t>X. Gu, S. Shimizu, T. Shimada, A. Matsutani, and F. Koyama, Appl. Phys. Lett. 102, 031118 (2013).</w:t>
      </w:r>
    </w:p>
    <w:p w14:paraId="0388FC1E" w14:textId="77777777" w:rsidR="00EB136B"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13</w:t>
      </w:r>
      <w:r w:rsidR="00A33BDA">
        <w:rPr>
          <w:rFonts w:ascii="Times New Roman" w:hAnsi="Times New Roman"/>
          <w:szCs w:val="20"/>
          <w:lang w:eastAsia="zh-CN"/>
        </w:rPr>
        <w:t xml:space="preserve">G. Livescu, D. A. B. Miller, D. S. Chemla, M. Ramaswamy, T. Y. Chang, et. al., </w:t>
      </w:r>
      <w:r w:rsidR="00A33BDA" w:rsidRPr="00A33BDA">
        <w:rPr>
          <w:rFonts w:ascii="Times New Roman" w:hAnsi="Times New Roman"/>
          <w:szCs w:val="20"/>
          <w:lang w:eastAsia="zh-CN"/>
        </w:rPr>
        <w:t>IEEE J Q</w:t>
      </w:r>
      <w:r w:rsidR="00A33BDA">
        <w:rPr>
          <w:rFonts w:ascii="Times New Roman" w:hAnsi="Times New Roman"/>
          <w:szCs w:val="20"/>
          <w:lang w:eastAsia="zh-CN"/>
        </w:rPr>
        <w:t>uantum</w:t>
      </w:r>
      <w:r w:rsidR="00A33BDA" w:rsidRPr="00A33BDA">
        <w:rPr>
          <w:rFonts w:ascii="Times New Roman" w:hAnsi="Times New Roman"/>
          <w:szCs w:val="20"/>
          <w:lang w:eastAsia="zh-CN"/>
        </w:rPr>
        <w:t xml:space="preserve"> E</w:t>
      </w:r>
      <w:r w:rsidR="00A33BDA">
        <w:rPr>
          <w:rFonts w:ascii="Times New Roman" w:hAnsi="Times New Roman"/>
          <w:szCs w:val="20"/>
          <w:lang w:eastAsia="zh-CN"/>
        </w:rPr>
        <w:t>lectron 24(8), 1677 1988.</w:t>
      </w:r>
    </w:p>
    <w:p w14:paraId="393CACFE" w14:textId="77777777" w:rsidR="00A33BDA"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14</w:t>
      </w:r>
      <w:r w:rsidR="00EC29D9">
        <w:rPr>
          <w:rFonts w:ascii="Times New Roman" w:hAnsi="Times New Roman"/>
          <w:szCs w:val="20"/>
          <w:lang w:eastAsia="zh-CN"/>
        </w:rPr>
        <w:t xml:space="preserve">V. Kalinovsky, T. Shubina, I. Shvechikov, A. Toropov, </w:t>
      </w:r>
      <w:r w:rsidR="00EC29D9" w:rsidRPr="00EC29D9">
        <w:rPr>
          <w:rFonts w:ascii="Times New Roman" w:hAnsi="Times New Roman"/>
          <w:szCs w:val="20"/>
          <w:lang w:eastAsia="zh-CN"/>
        </w:rPr>
        <w:t>J PHYS III</w:t>
      </w:r>
      <w:r w:rsidR="00EC29D9">
        <w:rPr>
          <w:rFonts w:ascii="Times New Roman" w:hAnsi="Times New Roman"/>
          <w:szCs w:val="20"/>
          <w:lang w:eastAsia="zh-CN"/>
        </w:rPr>
        <w:t xml:space="preserve"> 3(5), 1021 (1993)</w:t>
      </w:r>
      <w:r w:rsidR="002D6539">
        <w:rPr>
          <w:rFonts w:ascii="Times New Roman" w:hAnsi="Times New Roman"/>
          <w:szCs w:val="20"/>
          <w:lang w:eastAsia="zh-CN"/>
        </w:rPr>
        <w:t>.</w:t>
      </w:r>
    </w:p>
    <w:p w14:paraId="61D26675" w14:textId="1A768789" w:rsidR="005437BF" w:rsidRDefault="005437BF" w:rsidP="005437BF">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15</w:t>
      </w:r>
      <w:r w:rsidRPr="001F5F52">
        <w:rPr>
          <w:rFonts w:ascii="Times New Roman" w:hAnsi="Times New Roman"/>
          <w:szCs w:val="20"/>
          <w:lang w:eastAsia="zh-CN"/>
        </w:rPr>
        <w:t>See</w:t>
      </w:r>
      <w:r>
        <w:rPr>
          <w:rFonts w:ascii="Times New Roman" w:hAnsi="Times New Roman"/>
          <w:szCs w:val="20"/>
          <w:lang w:eastAsia="zh-CN"/>
        </w:rPr>
        <w:t xml:space="preserve"> </w:t>
      </w:r>
      <w:r w:rsidRPr="001364F2">
        <w:rPr>
          <w:rFonts w:ascii="Times New Roman" w:hAnsi="Times New Roman"/>
          <w:szCs w:val="20"/>
          <w:lang w:eastAsia="zh-CN"/>
        </w:rPr>
        <w:t>www.epixfab.eu</w:t>
      </w:r>
      <w:r>
        <w:rPr>
          <w:rFonts w:ascii="Times New Roman" w:hAnsi="Times New Roman"/>
          <w:szCs w:val="20"/>
          <w:lang w:eastAsia="zh-CN"/>
        </w:rPr>
        <w:t xml:space="preserve"> for more information about </w:t>
      </w:r>
      <w:r w:rsidRPr="00EB38A9">
        <w:rPr>
          <w:rFonts w:ascii="Times New Roman" w:hAnsi="Times New Roman"/>
          <w:szCs w:val="20"/>
          <w:lang w:eastAsia="zh-CN"/>
        </w:rPr>
        <w:t>ePIXfab Multi Project Wafer run</w:t>
      </w:r>
      <w:r w:rsidRPr="001F5F52">
        <w:rPr>
          <w:rFonts w:ascii="Times New Roman" w:hAnsi="Times New Roman"/>
          <w:szCs w:val="20"/>
          <w:lang w:eastAsia="zh-CN"/>
        </w:rPr>
        <w:t xml:space="preserve">; accessed </w:t>
      </w:r>
      <w:r>
        <w:rPr>
          <w:rFonts w:ascii="Times New Roman" w:hAnsi="Times New Roman"/>
          <w:szCs w:val="20"/>
          <w:lang w:eastAsia="zh-CN"/>
        </w:rPr>
        <w:t>5</w:t>
      </w:r>
      <w:r w:rsidRPr="001F5F52">
        <w:rPr>
          <w:rFonts w:ascii="Times New Roman" w:hAnsi="Times New Roman"/>
          <w:szCs w:val="20"/>
          <w:lang w:eastAsia="zh-CN"/>
        </w:rPr>
        <w:t xml:space="preserve"> </w:t>
      </w:r>
      <w:r>
        <w:rPr>
          <w:rFonts w:ascii="Times New Roman" w:hAnsi="Times New Roman"/>
          <w:szCs w:val="20"/>
          <w:lang w:eastAsia="zh-CN"/>
        </w:rPr>
        <w:t>Jan.</w:t>
      </w:r>
      <w:r w:rsidRPr="001F5F52">
        <w:rPr>
          <w:rFonts w:ascii="Times New Roman" w:hAnsi="Times New Roman"/>
          <w:szCs w:val="20"/>
          <w:lang w:eastAsia="zh-CN"/>
        </w:rPr>
        <w:t xml:space="preserve"> 201</w:t>
      </w:r>
      <w:r>
        <w:rPr>
          <w:rFonts w:ascii="Times New Roman" w:hAnsi="Times New Roman"/>
          <w:szCs w:val="20"/>
          <w:lang w:eastAsia="zh-CN"/>
        </w:rPr>
        <w:t>5</w:t>
      </w:r>
      <w:r w:rsidRPr="001F5F52">
        <w:rPr>
          <w:rFonts w:ascii="Times New Roman" w:hAnsi="Times New Roman"/>
          <w:szCs w:val="20"/>
          <w:lang w:eastAsia="zh-CN"/>
        </w:rPr>
        <w:t>.</w:t>
      </w:r>
    </w:p>
    <w:p w14:paraId="67C5588C" w14:textId="785BDB87" w:rsidR="007A585B" w:rsidRDefault="005437BF"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16</w:t>
      </w:r>
      <w:r w:rsidR="00DD19C3">
        <w:rPr>
          <w:rFonts w:ascii="Times New Roman" w:hAnsi="Times New Roman"/>
          <w:szCs w:val="20"/>
          <w:lang w:eastAsia="zh-CN"/>
        </w:rPr>
        <w:t>Q. Huang, J. Chen, L. Liu, Y. Tang, and S. He, Appl Optics 54(14), 4327 (2015)</w:t>
      </w:r>
      <w:r w:rsidR="00636A30">
        <w:rPr>
          <w:rFonts w:ascii="Times New Roman" w:hAnsi="Times New Roman"/>
          <w:szCs w:val="20"/>
          <w:lang w:eastAsia="zh-CN"/>
        </w:rPr>
        <w:t>.</w:t>
      </w:r>
    </w:p>
    <w:p w14:paraId="550F446F" w14:textId="77777777" w:rsidR="00DD19C3"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17</w:t>
      </w:r>
      <w:r w:rsidR="00FA4BEC">
        <w:rPr>
          <w:rFonts w:ascii="Times New Roman" w:hAnsi="Times New Roman"/>
          <w:szCs w:val="20"/>
          <w:lang w:eastAsia="zh-CN"/>
        </w:rPr>
        <w:t>P. J. Mares and S. L. Chuang, J. Appl. Phys. 74(2), 1388 (1993)</w:t>
      </w:r>
      <w:r w:rsidR="00636A30">
        <w:rPr>
          <w:rFonts w:ascii="Times New Roman" w:hAnsi="Times New Roman"/>
          <w:szCs w:val="20"/>
          <w:lang w:eastAsia="zh-CN"/>
        </w:rPr>
        <w:t>.</w:t>
      </w:r>
    </w:p>
    <w:p w14:paraId="45C12D77" w14:textId="77777777" w:rsidR="00336557"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18</w:t>
      </w:r>
      <w:r w:rsidR="00636A30">
        <w:rPr>
          <w:rFonts w:ascii="Times New Roman" w:hAnsi="Times New Roman"/>
          <w:szCs w:val="20"/>
          <w:lang w:eastAsia="zh-CN"/>
        </w:rPr>
        <w:t>E. H. Li, Physica E 5, 215 (2000).</w:t>
      </w:r>
    </w:p>
    <w:p w14:paraId="1EFA1196" w14:textId="77777777" w:rsidR="00497EC9" w:rsidRPr="00011DAE" w:rsidRDefault="00E86A46" w:rsidP="00011DAE">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19</w:t>
      </w:r>
      <w:r w:rsidR="00287903">
        <w:rPr>
          <w:rFonts w:ascii="Times New Roman" w:hAnsi="Times New Roman"/>
          <w:szCs w:val="20"/>
          <w:lang w:eastAsia="zh-CN"/>
        </w:rPr>
        <w:t>L. A. Coldren and S. W. C</w:t>
      </w:r>
      <w:r w:rsidR="00287903">
        <w:rPr>
          <w:rFonts w:ascii="Times New Roman" w:hAnsi="Times New Roman" w:hint="eastAsia"/>
          <w:szCs w:val="20"/>
          <w:lang w:eastAsia="zh-CN"/>
        </w:rPr>
        <w:t>orzine</w:t>
      </w:r>
      <w:r w:rsidR="00287903">
        <w:rPr>
          <w:rFonts w:ascii="Times New Roman" w:hAnsi="Times New Roman"/>
          <w:szCs w:val="20"/>
          <w:lang w:eastAsia="zh-CN"/>
        </w:rPr>
        <w:t xml:space="preserve">, </w:t>
      </w:r>
      <w:r w:rsidR="00287903" w:rsidRPr="0089752F">
        <w:rPr>
          <w:rFonts w:ascii="Times New Roman" w:hAnsi="Times New Roman"/>
          <w:i/>
          <w:szCs w:val="20"/>
          <w:lang w:eastAsia="zh-CN"/>
        </w:rPr>
        <w:t>Diode Lasers and Photonic Integrated Circuits</w:t>
      </w:r>
      <w:r w:rsidR="00287903">
        <w:rPr>
          <w:rFonts w:ascii="Times New Roman" w:hAnsi="Times New Roman"/>
          <w:szCs w:val="20"/>
          <w:lang w:eastAsia="zh-CN"/>
        </w:rPr>
        <w:t xml:space="preserve">, (John Wiley &amp; Sons, Inc., New York, </w:t>
      </w:r>
      <w:r w:rsidR="00287903">
        <w:rPr>
          <w:rFonts w:ascii="Times New Roman" w:hAnsi="Times New Roman"/>
          <w:szCs w:val="20"/>
          <w:lang w:eastAsia="zh-CN"/>
        </w:rPr>
        <w:lastRenderedPageBreak/>
        <w:t>1995), p. 41</w:t>
      </w:r>
      <w:r w:rsidR="003623A8">
        <w:rPr>
          <w:rFonts w:ascii="Times New Roman" w:hAnsi="Times New Roman"/>
          <w:szCs w:val="20"/>
          <w:lang w:eastAsia="zh-CN"/>
        </w:rPr>
        <w:t>5</w:t>
      </w:r>
      <w:r w:rsidR="00287903">
        <w:rPr>
          <w:rFonts w:ascii="Times New Roman" w:hAnsi="Times New Roman"/>
          <w:szCs w:val="20"/>
          <w:lang w:eastAsia="zh-CN"/>
        </w:rPr>
        <w:t>.</w:t>
      </w:r>
    </w:p>
    <w:sectPr w:rsidR="00497EC9" w:rsidRPr="00011DAE" w:rsidSect="00497EC9">
      <w:footerReference w:type="even" r:id="rId17"/>
      <w:footerReference w:type="default" r:id="rId18"/>
      <w:endnotePr>
        <w:numFmt w:val="decimal"/>
      </w:endnotePr>
      <w:type w:val="continuous"/>
      <w:pgSz w:w="12240" w:h="15840"/>
      <w:pgMar w:top="1080" w:right="1080" w:bottom="1080" w:left="1080" w:header="720" w:footer="720" w:gutter="0"/>
      <w:cols w:space="36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tiao" w:date="2016-01-12T23:19:00Z" w:initials="t">
    <w:p w14:paraId="28BA63F2" w14:textId="77777777" w:rsidR="0052325E" w:rsidRDefault="0052325E">
      <w:pPr>
        <w:pStyle w:val="CommentText"/>
      </w:pPr>
      <w:r>
        <w:rPr>
          <w:rStyle w:val="CommentReference"/>
        </w:rPr>
        <w:annotationRef/>
      </w:r>
      <w:r>
        <w:t xml:space="preserve">In active Q-switching laser, it is not only include electro-refractive effect but also electro-absorption effect So the authors in the Ref [14] using electro-optical effects instead of electro-refractive effects and electro-absorption effects. </w:t>
      </w:r>
    </w:p>
  </w:comment>
  <w:comment w:id="13" w:author="Gunther Roelkens" w:date="2016-01-12T10:15:00Z" w:initials="GR">
    <w:p w14:paraId="1198F210" w14:textId="77777777" w:rsidR="0052325E" w:rsidRDefault="0052325E">
      <w:pPr>
        <w:pStyle w:val="CommentText"/>
      </w:pPr>
      <w:r>
        <w:rPr>
          <w:rStyle w:val="CommentReference"/>
        </w:rPr>
        <w:annotationRef/>
      </w:r>
      <w:r>
        <w:t>(a) n-</w:t>
      </w:r>
      <w:proofErr w:type="spellStart"/>
      <w:r>
        <w:t>InP</w:t>
      </w:r>
      <w:proofErr w:type="spellEnd"/>
      <w:r>
        <w:t xml:space="preserve"> color should be the same as p-</w:t>
      </w:r>
      <w:proofErr w:type="spellStart"/>
      <w:r>
        <w:t>InP</w:t>
      </w:r>
      <w:proofErr w:type="spellEnd"/>
      <w:r>
        <w:t>. ; I do think that the figures will be too small to be read. I propose that you split the figure in two different figures, combining Fig. 1(a) and (c) in one figure and Figure 1(b) and (d) in the other. Also you should make some annotations in the microscope pictures (e.g. indicate p-</w:t>
      </w:r>
      <w:proofErr w:type="spellStart"/>
      <w:r>
        <w:t>inP</w:t>
      </w:r>
      <w:proofErr w:type="spellEnd"/>
      <w:r>
        <w:t>, MQW, n-</w:t>
      </w:r>
      <w:proofErr w:type="spellStart"/>
      <w:r>
        <w:t>InP</w:t>
      </w:r>
      <w:proofErr w:type="spellEnd"/>
      <w:r>
        <w:t>, GSG</w:t>
      </w:r>
      <w:proofErr w:type="gramStart"/>
      <w:r>
        <w:t>,...</w:t>
      </w:r>
      <w:proofErr w:type="gramEnd"/>
      <w:r>
        <w:t>). For 1(b): perhaps a 2D picture would give a better overview of the device? 1(c) and 1(d): add scale bar</w:t>
      </w:r>
    </w:p>
  </w:comment>
  <w:comment w:id="14" w:author="tiao" w:date="2016-01-13T13:43:00Z" w:initials="t">
    <w:p w14:paraId="338B1DAA" w14:textId="77777777" w:rsidR="0052325E" w:rsidRDefault="0052325E">
      <w:pPr>
        <w:pStyle w:val="CommentText"/>
      </w:pPr>
      <w:r>
        <w:rPr>
          <w:rStyle w:val="CommentReference"/>
        </w:rPr>
        <w:annotationRef/>
      </w:r>
      <w:r>
        <w:t>I have modified the picture.</w:t>
      </w:r>
    </w:p>
  </w:comment>
  <w:comment w:id="16" w:author="Gunther Roelkens" w:date="2016-01-12T11:48:00Z" w:initials="GR">
    <w:p w14:paraId="7AFDD207" w14:textId="77777777" w:rsidR="0052325E" w:rsidRDefault="0052325E">
      <w:pPr>
        <w:pStyle w:val="CommentText"/>
      </w:pPr>
      <w:r>
        <w:rPr>
          <w:rStyle w:val="CommentReference"/>
        </w:rPr>
        <w:annotationRef/>
      </w:r>
      <w:r>
        <w:t xml:space="preserve">I guess the difference is that in forward bias you inject both electrons and holes, while in the case of modulation doping, you only have a single charge carrier in the wells. Is it understood on how that impacts things? </w:t>
      </w:r>
    </w:p>
  </w:comment>
  <w:comment w:id="17" w:author="tiao" w:date="2016-01-12T21:46:00Z" w:initials="t">
    <w:p w14:paraId="766F5D7C" w14:textId="77777777" w:rsidR="0052325E" w:rsidRDefault="0052325E">
      <w:pPr>
        <w:pStyle w:val="CommentText"/>
      </w:pPr>
      <w:r>
        <w:rPr>
          <w:rStyle w:val="CommentReference"/>
        </w:rPr>
        <w:annotationRef/>
      </w:r>
      <w:r>
        <w:t>Yes, there is a difference between forward bias and modulation doped. But, both of them can shift the Fermi level. Using modulation doped, we can shift the Fermi level above the lowest confines state in conduction band. In this case we can shift the work point to the reverse bias. In Ref [14], they presented the active Q-switched laser, based on the modulation doped MQWs, working at reverse bias with modulation bandwidth 4~5GHz.</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BA63F2" w15:done="0"/>
  <w15:commentEx w15:paraId="1198F210" w15:done="0"/>
  <w15:commentEx w15:paraId="338B1DAA" w15:done="0"/>
  <w15:commentEx w15:paraId="7AFDD207" w15:done="0"/>
  <w15:commentEx w15:paraId="766F5D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357855" w14:textId="77777777" w:rsidR="00AA3010" w:rsidRDefault="00AA3010">
      <w:r>
        <w:separator/>
      </w:r>
    </w:p>
  </w:endnote>
  <w:endnote w:type="continuationSeparator" w:id="0">
    <w:p w14:paraId="3E375271" w14:textId="77777777" w:rsidR="00AA3010" w:rsidRDefault="00AA3010">
      <w:r>
        <w:continuationSeparator/>
      </w:r>
    </w:p>
  </w:endnote>
  <w:endnote w:type="continuationNotice" w:id="1">
    <w:p w14:paraId="3EE0CF8E" w14:textId="77777777" w:rsidR="00AA3010" w:rsidRDefault="00AA30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FF35D" w14:textId="77777777" w:rsidR="0052325E" w:rsidRDefault="0052325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828D5" w14:textId="77777777" w:rsidR="0052325E" w:rsidRDefault="005232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D14EE" w14:textId="77777777" w:rsidR="0052325E" w:rsidRDefault="0052325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B68AB00" w14:textId="77777777" w:rsidR="0052325E" w:rsidRDefault="005232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1EF29" w14:textId="77777777" w:rsidR="0052325E" w:rsidRDefault="0052325E">
    <w:pPr>
      <w:pStyle w:val="Footer"/>
      <w:jc w:val="center"/>
    </w:pPr>
    <w:r>
      <w:fldChar w:fldCharType="begin"/>
    </w:r>
    <w:r>
      <w:instrText xml:space="preserve"> PAGE   \* MERGEFORMAT </w:instrText>
    </w:r>
    <w:r>
      <w:fldChar w:fldCharType="separate"/>
    </w:r>
    <w:r w:rsidR="00FB68F2">
      <w:rPr>
        <w:noProof/>
      </w:rPr>
      <w:t>2</w:t>
    </w:r>
    <w:r>
      <w:fldChar w:fldCharType="end"/>
    </w:r>
  </w:p>
  <w:p w14:paraId="75A0ADB1" w14:textId="77777777" w:rsidR="0052325E" w:rsidRDefault="005232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EA9852" w14:textId="77777777" w:rsidR="00AA3010" w:rsidRDefault="00AA3010">
      <w:r>
        <w:separator/>
      </w:r>
    </w:p>
  </w:footnote>
  <w:footnote w:type="continuationSeparator" w:id="0">
    <w:p w14:paraId="542B3A02" w14:textId="77777777" w:rsidR="00AA3010" w:rsidRDefault="00AA3010">
      <w:r>
        <w:continuationSeparator/>
      </w:r>
    </w:p>
  </w:footnote>
  <w:footnote w:type="continuationNotice" w:id="1">
    <w:p w14:paraId="27169272" w14:textId="77777777" w:rsidR="00AA3010" w:rsidRDefault="00AA301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75pt;height:.75pt" o:bullet="t">
        <v:imagedata r:id="rId1" o:title=""/>
      </v:shape>
    </w:pict>
  </w:numPicBullet>
  <w:abstractNum w:abstractNumId="0" w15:restartNumberingAfterBreak="0">
    <w:nsid w:val="018E564D"/>
    <w:multiLevelType w:val="hybridMultilevel"/>
    <w:tmpl w:val="D39806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25C15"/>
    <w:multiLevelType w:val="hybridMultilevel"/>
    <w:tmpl w:val="74D23092"/>
    <w:lvl w:ilvl="0" w:tplc="D174D722">
      <w:start w:val="1"/>
      <w:numFmt w:val="lowerLetter"/>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F379B"/>
    <w:multiLevelType w:val="hybridMultilevel"/>
    <w:tmpl w:val="A6C67E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5" w15:restartNumberingAfterBreak="0">
    <w:nsid w:val="5339792E"/>
    <w:multiLevelType w:val="hybridMultilevel"/>
    <w:tmpl w:val="3376836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Arial"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Arial"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Arial"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7" w15:restartNumberingAfterBreak="0">
    <w:nsid w:val="59515474"/>
    <w:multiLevelType w:val="hybridMultilevel"/>
    <w:tmpl w:val="DD441EA0"/>
    <w:lvl w:ilvl="0" w:tplc="4CA6DC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24B46"/>
    <w:multiLevelType w:val="hybridMultilevel"/>
    <w:tmpl w:val="0448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5DE364C"/>
    <w:multiLevelType w:val="multilevel"/>
    <w:tmpl w:val="9154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D91EB9"/>
    <w:multiLevelType w:val="hybridMultilevel"/>
    <w:tmpl w:val="8FB6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735D32"/>
    <w:multiLevelType w:val="hybridMultilevel"/>
    <w:tmpl w:val="3DA0A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C42C6D"/>
    <w:multiLevelType w:val="hybridMultilevel"/>
    <w:tmpl w:val="04DA9394"/>
    <w:lvl w:ilvl="0" w:tplc="1A7C8EA0">
      <w:start w:val="1"/>
      <w:numFmt w:val="bullet"/>
      <w:lvlText w:val=""/>
      <w:lvlPicBulletId w:val="0"/>
      <w:lvlJc w:val="left"/>
      <w:pPr>
        <w:tabs>
          <w:tab w:val="num" w:pos="720"/>
        </w:tabs>
        <w:ind w:left="720" w:hanging="360"/>
      </w:pPr>
      <w:rPr>
        <w:rFonts w:ascii="Symbol" w:hAnsi="Symbol" w:hint="default"/>
      </w:rPr>
    </w:lvl>
    <w:lvl w:ilvl="1" w:tplc="263E6578" w:tentative="1">
      <w:start w:val="1"/>
      <w:numFmt w:val="bullet"/>
      <w:lvlText w:val=""/>
      <w:lvlJc w:val="left"/>
      <w:pPr>
        <w:tabs>
          <w:tab w:val="num" w:pos="1440"/>
        </w:tabs>
        <w:ind w:left="1440" w:hanging="360"/>
      </w:pPr>
      <w:rPr>
        <w:rFonts w:ascii="Symbol" w:hAnsi="Symbol" w:hint="default"/>
      </w:rPr>
    </w:lvl>
    <w:lvl w:ilvl="2" w:tplc="0866B05E" w:tentative="1">
      <w:start w:val="1"/>
      <w:numFmt w:val="bullet"/>
      <w:lvlText w:val=""/>
      <w:lvlJc w:val="left"/>
      <w:pPr>
        <w:tabs>
          <w:tab w:val="num" w:pos="2160"/>
        </w:tabs>
        <w:ind w:left="2160" w:hanging="360"/>
      </w:pPr>
      <w:rPr>
        <w:rFonts w:ascii="Symbol" w:hAnsi="Symbol" w:hint="default"/>
      </w:rPr>
    </w:lvl>
    <w:lvl w:ilvl="3" w:tplc="842AE40C" w:tentative="1">
      <w:start w:val="1"/>
      <w:numFmt w:val="bullet"/>
      <w:lvlText w:val=""/>
      <w:lvlJc w:val="left"/>
      <w:pPr>
        <w:tabs>
          <w:tab w:val="num" w:pos="2880"/>
        </w:tabs>
        <w:ind w:left="2880" w:hanging="360"/>
      </w:pPr>
      <w:rPr>
        <w:rFonts w:ascii="Symbol" w:hAnsi="Symbol" w:hint="default"/>
      </w:rPr>
    </w:lvl>
    <w:lvl w:ilvl="4" w:tplc="59B631C6" w:tentative="1">
      <w:start w:val="1"/>
      <w:numFmt w:val="bullet"/>
      <w:lvlText w:val=""/>
      <w:lvlJc w:val="left"/>
      <w:pPr>
        <w:tabs>
          <w:tab w:val="num" w:pos="3600"/>
        </w:tabs>
        <w:ind w:left="3600" w:hanging="360"/>
      </w:pPr>
      <w:rPr>
        <w:rFonts w:ascii="Symbol" w:hAnsi="Symbol" w:hint="default"/>
      </w:rPr>
    </w:lvl>
    <w:lvl w:ilvl="5" w:tplc="EFDA2D64" w:tentative="1">
      <w:start w:val="1"/>
      <w:numFmt w:val="bullet"/>
      <w:lvlText w:val=""/>
      <w:lvlJc w:val="left"/>
      <w:pPr>
        <w:tabs>
          <w:tab w:val="num" w:pos="4320"/>
        </w:tabs>
        <w:ind w:left="4320" w:hanging="360"/>
      </w:pPr>
      <w:rPr>
        <w:rFonts w:ascii="Symbol" w:hAnsi="Symbol" w:hint="default"/>
      </w:rPr>
    </w:lvl>
    <w:lvl w:ilvl="6" w:tplc="D2D2380C" w:tentative="1">
      <w:start w:val="1"/>
      <w:numFmt w:val="bullet"/>
      <w:lvlText w:val=""/>
      <w:lvlJc w:val="left"/>
      <w:pPr>
        <w:tabs>
          <w:tab w:val="num" w:pos="5040"/>
        </w:tabs>
        <w:ind w:left="5040" w:hanging="360"/>
      </w:pPr>
      <w:rPr>
        <w:rFonts w:ascii="Symbol" w:hAnsi="Symbol" w:hint="default"/>
      </w:rPr>
    </w:lvl>
    <w:lvl w:ilvl="7" w:tplc="706075DA" w:tentative="1">
      <w:start w:val="1"/>
      <w:numFmt w:val="bullet"/>
      <w:lvlText w:val=""/>
      <w:lvlJc w:val="left"/>
      <w:pPr>
        <w:tabs>
          <w:tab w:val="num" w:pos="5760"/>
        </w:tabs>
        <w:ind w:left="5760" w:hanging="360"/>
      </w:pPr>
      <w:rPr>
        <w:rFonts w:ascii="Symbol" w:hAnsi="Symbol" w:hint="default"/>
      </w:rPr>
    </w:lvl>
    <w:lvl w:ilvl="8" w:tplc="BD502E8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0A632D"/>
    <w:multiLevelType w:val="hybridMultilevel"/>
    <w:tmpl w:val="CEC2A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6"/>
  </w:num>
  <w:num w:numId="5">
    <w:abstractNumId w:val="15"/>
  </w:num>
  <w:num w:numId="6">
    <w:abstractNumId w:val="12"/>
  </w:num>
  <w:num w:numId="7">
    <w:abstractNumId w:val="8"/>
  </w:num>
  <w:num w:numId="8">
    <w:abstractNumId w:val="13"/>
  </w:num>
  <w:num w:numId="9">
    <w:abstractNumId w:val="2"/>
  </w:num>
  <w:num w:numId="10">
    <w:abstractNumId w:val="16"/>
  </w:num>
  <w:num w:numId="11">
    <w:abstractNumId w:val="0"/>
  </w:num>
  <w:num w:numId="12">
    <w:abstractNumId w:val="1"/>
  </w:num>
  <w:num w:numId="13">
    <w:abstractNumId w:val="14"/>
  </w:num>
  <w:num w:numId="14">
    <w:abstractNumId w:val="10"/>
  </w:num>
  <w:num w:numId="15">
    <w:abstractNumId w:val="7"/>
  </w:num>
  <w:num w:numId="16">
    <w:abstractNumId w:val="5"/>
  </w:num>
  <w:num w:numId="17">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ao">
    <w15:presenceInfo w15:providerId="None" w15:userId="ti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360"/>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p Phys Letters1&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5zzrrpav00dx3erzxjptzaae2fp2we2edzv&quot;&gt;我的EndNote库&lt;record-ids&gt;&lt;item&gt;240&lt;/item&gt;&lt;item&gt;243&lt;/item&gt;&lt;item&gt;245&lt;/item&gt;&lt;item&gt;286&lt;/item&gt;&lt;item&gt;295&lt;/item&gt;&lt;item&gt;386&lt;/item&gt;&lt;item&gt;394&lt;/item&gt;&lt;item&gt;408&lt;/item&gt;&lt;item&gt;414&lt;/item&gt;&lt;item&gt;416&lt;/item&gt;&lt;item&gt;421&lt;/item&gt;&lt;item&gt;425&lt;/item&gt;&lt;item&gt;1041&lt;/item&gt;&lt;item&gt;1043&lt;/item&gt;&lt;item&gt;1047&lt;/item&gt;&lt;item&gt;1048&lt;/item&gt;&lt;item&gt;1051&lt;/item&gt;&lt;item&gt;1053&lt;/item&gt;&lt;item&gt;1054&lt;/item&gt;&lt;item&gt;1055&lt;/item&gt;&lt;item&gt;1056&lt;/item&gt;&lt;item&gt;1057&lt;/item&gt;&lt;item&gt;1080&lt;/item&gt;&lt;item&gt;1082&lt;/item&gt;&lt;item&gt;1179&lt;/item&gt;&lt;item&gt;1215&lt;/item&gt;&lt;item&gt;1216&lt;/item&gt;&lt;item&gt;1217&lt;/item&gt;&lt;item&gt;1220&lt;/item&gt;&lt;item&gt;1221&lt;/item&gt;&lt;item&gt;1224&lt;/item&gt;&lt;item&gt;1225&lt;/item&gt;&lt;/record-ids&gt;&lt;/item&gt;&lt;/Libraries&gt;"/>
  </w:docVars>
  <w:rsids>
    <w:rsidRoot w:val="003B68EA"/>
    <w:rsid w:val="000013C3"/>
    <w:rsid w:val="00004966"/>
    <w:rsid w:val="00010263"/>
    <w:rsid w:val="00011DAE"/>
    <w:rsid w:val="000124C6"/>
    <w:rsid w:val="00015DA0"/>
    <w:rsid w:val="000175F1"/>
    <w:rsid w:val="0002006C"/>
    <w:rsid w:val="000243FA"/>
    <w:rsid w:val="00031425"/>
    <w:rsid w:val="00035C0E"/>
    <w:rsid w:val="000423C4"/>
    <w:rsid w:val="000423F1"/>
    <w:rsid w:val="00042D7B"/>
    <w:rsid w:val="0004583A"/>
    <w:rsid w:val="000479BB"/>
    <w:rsid w:val="00051A61"/>
    <w:rsid w:val="000529E7"/>
    <w:rsid w:val="00054CD5"/>
    <w:rsid w:val="00062138"/>
    <w:rsid w:val="000640A2"/>
    <w:rsid w:val="0006623B"/>
    <w:rsid w:val="00072034"/>
    <w:rsid w:val="00073AA5"/>
    <w:rsid w:val="00075DED"/>
    <w:rsid w:val="00087CF4"/>
    <w:rsid w:val="000B11DC"/>
    <w:rsid w:val="000C2119"/>
    <w:rsid w:val="000C2A3E"/>
    <w:rsid w:val="000C36E3"/>
    <w:rsid w:val="000C517C"/>
    <w:rsid w:val="000D0EBA"/>
    <w:rsid w:val="000D2C99"/>
    <w:rsid w:val="000E2F9C"/>
    <w:rsid w:val="000F2537"/>
    <w:rsid w:val="000F43C4"/>
    <w:rsid w:val="000F4F96"/>
    <w:rsid w:val="000F6130"/>
    <w:rsid w:val="00100FF4"/>
    <w:rsid w:val="00103077"/>
    <w:rsid w:val="00112350"/>
    <w:rsid w:val="001215B2"/>
    <w:rsid w:val="0012401F"/>
    <w:rsid w:val="00125855"/>
    <w:rsid w:val="001321A5"/>
    <w:rsid w:val="00132229"/>
    <w:rsid w:val="00133817"/>
    <w:rsid w:val="001357F6"/>
    <w:rsid w:val="001364F2"/>
    <w:rsid w:val="0013784E"/>
    <w:rsid w:val="00142EA3"/>
    <w:rsid w:val="00145EBA"/>
    <w:rsid w:val="0015238A"/>
    <w:rsid w:val="001718A3"/>
    <w:rsid w:val="001743A7"/>
    <w:rsid w:val="001817F0"/>
    <w:rsid w:val="00185193"/>
    <w:rsid w:val="00186F2F"/>
    <w:rsid w:val="00187621"/>
    <w:rsid w:val="001906F5"/>
    <w:rsid w:val="001937B8"/>
    <w:rsid w:val="00197A7A"/>
    <w:rsid w:val="001A22C6"/>
    <w:rsid w:val="001A4484"/>
    <w:rsid w:val="001B0418"/>
    <w:rsid w:val="001C1A65"/>
    <w:rsid w:val="001C2E40"/>
    <w:rsid w:val="001C3A85"/>
    <w:rsid w:val="001D1E5A"/>
    <w:rsid w:val="001E373F"/>
    <w:rsid w:val="001E3F97"/>
    <w:rsid w:val="001E6D1B"/>
    <w:rsid w:val="001F5F52"/>
    <w:rsid w:val="00221EDA"/>
    <w:rsid w:val="00227140"/>
    <w:rsid w:val="00227901"/>
    <w:rsid w:val="002341D3"/>
    <w:rsid w:val="00235DBC"/>
    <w:rsid w:val="00243D80"/>
    <w:rsid w:val="002549D1"/>
    <w:rsid w:val="00254DCF"/>
    <w:rsid w:val="00262985"/>
    <w:rsid w:val="0026387E"/>
    <w:rsid w:val="00264FFF"/>
    <w:rsid w:val="00265AFC"/>
    <w:rsid w:val="00267F8B"/>
    <w:rsid w:val="00270DE3"/>
    <w:rsid w:val="00271000"/>
    <w:rsid w:val="00271417"/>
    <w:rsid w:val="002714DD"/>
    <w:rsid w:val="00271658"/>
    <w:rsid w:val="00273E61"/>
    <w:rsid w:val="002742EB"/>
    <w:rsid w:val="00287903"/>
    <w:rsid w:val="00296A21"/>
    <w:rsid w:val="002A3E80"/>
    <w:rsid w:val="002A44C9"/>
    <w:rsid w:val="002A51AE"/>
    <w:rsid w:val="002B6D31"/>
    <w:rsid w:val="002C5ED5"/>
    <w:rsid w:val="002D4A6C"/>
    <w:rsid w:val="002D6539"/>
    <w:rsid w:val="002E3763"/>
    <w:rsid w:val="002E4708"/>
    <w:rsid w:val="002E7BEB"/>
    <w:rsid w:val="002F2A09"/>
    <w:rsid w:val="00300B74"/>
    <w:rsid w:val="003021C7"/>
    <w:rsid w:val="00302EAE"/>
    <w:rsid w:val="0031117C"/>
    <w:rsid w:val="00312FF5"/>
    <w:rsid w:val="00316541"/>
    <w:rsid w:val="00323F34"/>
    <w:rsid w:val="003250C5"/>
    <w:rsid w:val="00325416"/>
    <w:rsid w:val="00325E65"/>
    <w:rsid w:val="0032703E"/>
    <w:rsid w:val="0033377E"/>
    <w:rsid w:val="003359D9"/>
    <w:rsid w:val="00336557"/>
    <w:rsid w:val="003375CF"/>
    <w:rsid w:val="00344217"/>
    <w:rsid w:val="00345E3F"/>
    <w:rsid w:val="00351083"/>
    <w:rsid w:val="003525AA"/>
    <w:rsid w:val="00353D6B"/>
    <w:rsid w:val="003623A8"/>
    <w:rsid w:val="00362F9B"/>
    <w:rsid w:val="0037186E"/>
    <w:rsid w:val="0037464B"/>
    <w:rsid w:val="0037595B"/>
    <w:rsid w:val="00377CF9"/>
    <w:rsid w:val="00385194"/>
    <w:rsid w:val="00385C3D"/>
    <w:rsid w:val="0038782C"/>
    <w:rsid w:val="003A24A9"/>
    <w:rsid w:val="003B2F7B"/>
    <w:rsid w:val="003B34C2"/>
    <w:rsid w:val="003B68EA"/>
    <w:rsid w:val="003C1B84"/>
    <w:rsid w:val="003D250E"/>
    <w:rsid w:val="003D401B"/>
    <w:rsid w:val="003E4B43"/>
    <w:rsid w:val="003E6D7C"/>
    <w:rsid w:val="003F1E8E"/>
    <w:rsid w:val="003F30C7"/>
    <w:rsid w:val="003F5DE6"/>
    <w:rsid w:val="004031B3"/>
    <w:rsid w:val="0040409B"/>
    <w:rsid w:val="00404B19"/>
    <w:rsid w:val="0041266D"/>
    <w:rsid w:val="0041372B"/>
    <w:rsid w:val="00417BD7"/>
    <w:rsid w:val="004219BE"/>
    <w:rsid w:val="0042532F"/>
    <w:rsid w:val="0042789A"/>
    <w:rsid w:val="004347F4"/>
    <w:rsid w:val="0043680A"/>
    <w:rsid w:val="00440877"/>
    <w:rsid w:val="00442665"/>
    <w:rsid w:val="004479DD"/>
    <w:rsid w:val="00450A91"/>
    <w:rsid w:val="004551DD"/>
    <w:rsid w:val="00456BE8"/>
    <w:rsid w:val="004578A4"/>
    <w:rsid w:val="0046075A"/>
    <w:rsid w:val="00463AD6"/>
    <w:rsid w:val="00463CEB"/>
    <w:rsid w:val="00464D1E"/>
    <w:rsid w:val="00475BFB"/>
    <w:rsid w:val="00495788"/>
    <w:rsid w:val="00497AD9"/>
    <w:rsid w:val="00497EC9"/>
    <w:rsid w:val="004A2E70"/>
    <w:rsid w:val="004A4B2A"/>
    <w:rsid w:val="004A5AB8"/>
    <w:rsid w:val="004B3FA1"/>
    <w:rsid w:val="004C17AA"/>
    <w:rsid w:val="004C4836"/>
    <w:rsid w:val="004D43FC"/>
    <w:rsid w:val="004F25B0"/>
    <w:rsid w:val="004F35EC"/>
    <w:rsid w:val="004F7785"/>
    <w:rsid w:val="00504E28"/>
    <w:rsid w:val="005056D4"/>
    <w:rsid w:val="00510900"/>
    <w:rsid w:val="005124CA"/>
    <w:rsid w:val="005138E0"/>
    <w:rsid w:val="00515FE4"/>
    <w:rsid w:val="00521F3B"/>
    <w:rsid w:val="0052325E"/>
    <w:rsid w:val="00524063"/>
    <w:rsid w:val="00527B76"/>
    <w:rsid w:val="00533013"/>
    <w:rsid w:val="00536488"/>
    <w:rsid w:val="0053779F"/>
    <w:rsid w:val="00541D5C"/>
    <w:rsid w:val="005437BF"/>
    <w:rsid w:val="005466DA"/>
    <w:rsid w:val="005478DF"/>
    <w:rsid w:val="00547D7E"/>
    <w:rsid w:val="00550E5F"/>
    <w:rsid w:val="00555289"/>
    <w:rsid w:val="00560A18"/>
    <w:rsid w:val="0056111B"/>
    <w:rsid w:val="00561666"/>
    <w:rsid w:val="00561DF0"/>
    <w:rsid w:val="005826DB"/>
    <w:rsid w:val="00583182"/>
    <w:rsid w:val="005849D0"/>
    <w:rsid w:val="00587128"/>
    <w:rsid w:val="0059156A"/>
    <w:rsid w:val="005923E0"/>
    <w:rsid w:val="0059305A"/>
    <w:rsid w:val="00593799"/>
    <w:rsid w:val="00597E9A"/>
    <w:rsid w:val="005A2F86"/>
    <w:rsid w:val="005A326A"/>
    <w:rsid w:val="005A4180"/>
    <w:rsid w:val="005A64CA"/>
    <w:rsid w:val="005A75C5"/>
    <w:rsid w:val="005B2CC5"/>
    <w:rsid w:val="005B61B0"/>
    <w:rsid w:val="005C6FED"/>
    <w:rsid w:val="005D1221"/>
    <w:rsid w:val="005D2F39"/>
    <w:rsid w:val="005E37E8"/>
    <w:rsid w:val="005E5D4B"/>
    <w:rsid w:val="00605FEE"/>
    <w:rsid w:val="00606C10"/>
    <w:rsid w:val="00607061"/>
    <w:rsid w:val="0061043E"/>
    <w:rsid w:val="006169BE"/>
    <w:rsid w:val="00624E33"/>
    <w:rsid w:val="00636A30"/>
    <w:rsid w:val="00641A0E"/>
    <w:rsid w:val="00644EC0"/>
    <w:rsid w:val="0064527E"/>
    <w:rsid w:val="00654BBE"/>
    <w:rsid w:val="00656FA9"/>
    <w:rsid w:val="0066636F"/>
    <w:rsid w:val="0067351E"/>
    <w:rsid w:val="0067474D"/>
    <w:rsid w:val="00680F4D"/>
    <w:rsid w:val="0068324D"/>
    <w:rsid w:val="0068492F"/>
    <w:rsid w:val="00691928"/>
    <w:rsid w:val="00695381"/>
    <w:rsid w:val="00696950"/>
    <w:rsid w:val="006B40EE"/>
    <w:rsid w:val="006C08B0"/>
    <w:rsid w:val="006D0399"/>
    <w:rsid w:val="006D1139"/>
    <w:rsid w:val="006D71D4"/>
    <w:rsid w:val="006E5CA9"/>
    <w:rsid w:val="006E7134"/>
    <w:rsid w:val="006E734D"/>
    <w:rsid w:val="00710742"/>
    <w:rsid w:val="00712C82"/>
    <w:rsid w:val="00715FF2"/>
    <w:rsid w:val="0072467D"/>
    <w:rsid w:val="007303E8"/>
    <w:rsid w:val="00730FBB"/>
    <w:rsid w:val="00737718"/>
    <w:rsid w:val="007404BA"/>
    <w:rsid w:val="00744F57"/>
    <w:rsid w:val="00746552"/>
    <w:rsid w:val="007478BA"/>
    <w:rsid w:val="007512F6"/>
    <w:rsid w:val="007515FA"/>
    <w:rsid w:val="00761790"/>
    <w:rsid w:val="00761EB8"/>
    <w:rsid w:val="0076208E"/>
    <w:rsid w:val="00762B6F"/>
    <w:rsid w:val="00787B87"/>
    <w:rsid w:val="00793CD5"/>
    <w:rsid w:val="007A585B"/>
    <w:rsid w:val="007A765D"/>
    <w:rsid w:val="007B4545"/>
    <w:rsid w:val="007B4B67"/>
    <w:rsid w:val="007B5D4F"/>
    <w:rsid w:val="007B7577"/>
    <w:rsid w:val="007B79BE"/>
    <w:rsid w:val="007C0B42"/>
    <w:rsid w:val="007C335E"/>
    <w:rsid w:val="007C72A7"/>
    <w:rsid w:val="007C7ADE"/>
    <w:rsid w:val="007D1E80"/>
    <w:rsid w:val="007D4BDF"/>
    <w:rsid w:val="007D618F"/>
    <w:rsid w:val="007E6186"/>
    <w:rsid w:val="007E75F1"/>
    <w:rsid w:val="007F1246"/>
    <w:rsid w:val="007F2259"/>
    <w:rsid w:val="007F36C5"/>
    <w:rsid w:val="007F4743"/>
    <w:rsid w:val="008000A0"/>
    <w:rsid w:val="00800862"/>
    <w:rsid w:val="00800DB1"/>
    <w:rsid w:val="00801969"/>
    <w:rsid w:val="00801E70"/>
    <w:rsid w:val="00803B00"/>
    <w:rsid w:val="00804C95"/>
    <w:rsid w:val="00806CDC"/>
    <w:rsid w:val="00812974"/>
    <w:rsid w:val="00815E75"/>
    <w:rsid w:val="00821F4A"/>
    <w:rsid w:val="0082201E"/>
    <w:rsid w:val="00831AB8"/>
    <w:rsid w:val="00844AD7"/>
    <w:rsid w:val="0084541B"/>
    <w:rsid w:val="00855EDA"/>
    <w:rsid w:val="008610A5"/>
    <w:rsid w:val="008638BA"/>
    <w:rsid w:val="00867D4F"/>
    <w:rsid w:val="00873CD1"/>
    <w:rsid w:val="0087478A"/>
    <w:rsid w:val="00882340"/>
    <w:rsid w:val="008921E6"/>
    <w:rsid w:val="00893622"/>
    <w:rsid w:val="0089547F"/>
    <w:rsid w:val="00896B7E"/>
    <w:rsid w:val="0089752F"/>
    <w:rsid w:val="008A62D5"/>
    <w:rsid w:val="008A6B90"/>
    <w:rsid w:val="008A7E0A"/>
    <w:rsid w:val="008C4888"/>
    <w:rsid w:val="008C7F8D"/>
    <w:rsid w:val="008D0CFF"/>
    <w:rsid w:val="008D1DCF"/>
    <w:rsid w:val="008D56DF"/>
    <w:rsid w:val="008D7D93"/>
    <w:rsid w:val="008E5921"/>
    <w:rsid w:val="008E5B7A"/>
    <w:rsid w:val="008E6BCA"/>
    <w:rsid w:val="008E743E"/>
    <w:rsid w:val="008F0D22"/>
    <w:rsid w:val="009020BE"/>
    <w:rsid w:val="009040A0"/>
    <w:rsid w:val="0090539D"/>
    <w:rsid w:val="00912647"/>
    <w:rsid w:val="00915254"/>
    <w:rsid w:val="00920B18"/>
    <w:rsid w:val="009217AC"/>
    <w:rsid w:val="00933EF8"/>
    <w:rsid w:val="00945D72"/>
    <w:rsid w:val="009463BD"/>
    <w:rsid w:val="0094694E"/>
    <w:rsid w:val="00962F91"/>
    <w:rsid w:val="009635E9"/>
    <w:rsid w:val="00964EC2"/>
    <w:rsid w:val="009872CC"/>
    <w:rsid w:val="00992AA5"/>
    <w:rsid w:val="00993C6B"/>
    <w:rsid w:val="009B48A8"/>
    <w:rsid w:val="009D630D"/>
    <w:rsid w:val="009E0B8B"/>
    <w:rsid w:val="009E4FCE"/>
    <w:rsid w:val="009F73EB"/>
    <w:rsid w:val="00A02B2D"/>
    <w:rsid w:val="00A03AA8"/>
    <w:rsid w:val="00A1087F"/>
    <w:rsid w:val="00A11A79"/>
    <w:rsid w:val="00A203D1"/>
    <w:rsid w:val="00A20EE9"/>
    <w:rsid w:val="00A22A28"/>
    <w:rsid w:val="00A22E5E"/>
    <w:rsid w:val="00A2342F"/>
    <w:rsid w:val="00A32D4A"/>
    <w:rsid w:val="00A32E25"/>
    <w:rsid w:val="00A33BDA"/>
    <w:rsid w:val="00A34ABB"/>
    <w:rsid w:val="00A50CF6"/>
    <w:rsid w:val="00A55432"/>
    <w:rsid w:val="00A55C30"/>
    <w:rsid w:val="00A61C51"/>
    <w:rsid w:val="00A62475"/>
    <w:rsid w:val="00A62F1B"/>
    <w:rsid w:val="00A65ADE"/>
    <w:rsid w:val="00A729F6"/>
    <w:rsid w:val="00A74DCB"/>
    <w:rsid w:val="00A77D6A"/>
    <w:rsid w:val="00A834C0"/>
    <w:rsid w:val="00A95384"/>
    <w:rsid w:val="00A96A8B"/>
    <w:rsid w:val="00AA1E7E"/>
    <w:rsid w:val="00AA3010"/>
    <w:rsid w:val="00AA506F"/>
    <w:rsid w:val="00AB0CFC"/>
    <w:rsid w:val="00AB569C"/>
    <w:rsid w:val="00AC685A"/>
    <w:rsid w:val="00AC7142"/>
    <w:rsid w:val="00AC724E"/>
    <w:rsid w:val="00AD4BF7"/>
    <w:rsid w:val="00AD5A86"/>
    <w:rsid w:val="00AE71A8"/>
    <w:rsid w:val="00AF277B"/>
    <w:rsid w:val="00AF59C4"/>
    <w:rsid w:val="00B01EE3"/>
    <w:rsid w:val="00B02C33"/>
    <w:rsid w:val="00B066A0"/>
    <w:rsid w:val="00B07E50"/>
    <w:rsid w:val="00B1656B"/>
    <w:rsid w:val="00B17F8F"/>
    <w:rsid w:val="00B200CA"/>
    <w:rsid w:val="00B53CD7"/>
    <w:rsid w:val="00B614FA"/>
    <w:rsid w:val="00B711BA"/>
    <w:rsid w:val="00B72189"/>
    <w:rsid w:val="00B7306C"/>
    <w:rsid w:val="00B7715E"/>
    <w:rsid w:val="00B83310"/>
    <w:rsid w:val="00B86635"/>
    <w:rsid w:val="00B9412F"/>
    <w:rsid w:val="00B964BA"/>
    <w:rsid w:val="00B97C93"/>
    <w:rsid w:val="00BA2403"/>
    <w:rsid w:val="00BA61AA"/>
    <w:rsid w:val="00BB1462"/>
    <w:rsid w:val="00BB4152"/>
    <w:rsid w:val="00BC3B2D"/>
    <w:rsid w:val="00BC3B7B"/>
    <w:rsid w:val="00BC7AF2"/>
    <w:rsid w:val="00BD12C4"/>
    <w:rsid w:val="00BD3229"/>
    <w:rsid w:val="00BD5364"/>
    <w:rsid w:val="00BE16BA"/>
    <w:rsid w:val="00BE2B6D"/>
    <w:rsid w:val="00BE312A"/>
    <w:rsid w:val="00BE5D10"/>
    <w:rsid w:val="00BE7C8F"/>
    <w:rsid w:val="00BF13C1"/>
    <w:rsid w:val="00BF40C9"/>
    <w:rsid w:val="00BF60A2"/>
    <w:rsid w:val="00C05816"/>
    <w:rsid w:val="00C06F49"/>
    <w:rsid w:val="00C11C51"/>
    <w:rsid w:val="00C14F2E"/>
    <w:rsid w:val="00C15454"/>
    <w:rsid w:val="00C2038C"/>
    <w:rsid w:val="00C220E2"/>
    <w:rsid w:val="00C22373"/>
    <w:rsid w:val="00C22CFF"/>
    <w:rsid w:val="00C236F1"/>
    <w:rsid w:val="00C34053"/>
    <w:rsid w:val="00C46719"/>
    <w:rsid w:val="00C47AF3"/>
    <w:rsid w:val="00C47B9A"/>
    <w:rsid w:val="00C57930"/>
    <w:rsid w:val="00C64747"/>
    <w:rsid w:val="00C72D2E"/>
    <w:rsid w:val="00C76001"/>
    <w:rsid w:val="00C80646"/>
    <w:rsid w:val="00C80FFA"/>
    <w:rsid w:val="00C867A9"/>
    <w:rsid w:val="00C86ACA"/>
    <w:rsid w:val="00C93B95"/>
    <w:rsid w:val="00C95628"/>
    <w:rsid w:val="00C95FC6"/>
    <w:rsid w:val="00CA30D4"/>
    <w:rsid w:val="00CA63C3"/>
    <w:rsid w:val="00CA65F1"/>
    <w:rsid w:val="00CB289C"/>
    <w:rsid w:val="00CB586F"/>
    <w:rsid w:val="00CC115B"/>
    <w:rsid w:val="00CC1FC3"/>
    <w:rsid w:val="00CC4115"/>
    <w:rsid w:val="00CD20C4"/>
    <w:rsid w:val="00CD472B"/>
    <w:rsid w:val="00CE1CB3"/>
    <w:rsid w:val="00CF3D4C"/>
    <w:rsid w:val="00CF5F12"/>
    <w:rsid w:val="00D0327B"/>
    <w:rsid w:val="00D06134"/>
    <w:rsid w:val="00D1233D"/>
    <w:rsid w:val="00D16131"/>
    <w:rsid w:val="00D16B6B"/>
    <w:rsid w:val="00D20A8D"/>
    <w:rsid w:val="00D2284A"/>
    <w:rsid w:val="00D22BCB"/>
    <w:rsid w:val="00D2784B"/>
    <w:rsid w:val="00D279E9"/>
    <w:rsid w:val="00D36535"/>
    <w:rsid w:val="00D4268A"/>
    <w:rsid w:val="00D46A6C"/>
    <w:rsid w:val="00D5079A"/>
    <w:rsid w:val="00D55293"/>
    <w:rsid w:val="00D60CFC"/>
    <w:rsid w:val="00D6317C"/>
    <w:rsid w:val="00D65EDE"/>
    <w:rsid w:val="00D678D7"/>
    <w:rsid w:val="00D67C19"/>
    <w:rsid w:val="00D701A1"/>
    <w:rsid w:val="00D70945"/>
    <w:rsid w:val="00D76BC4"/>
    <w:rsid w:val="00D80581"/>
    <w:rsid w:val="00D806A2"/>
    <w:rsid w:val="00D85774"/>
    <w:rsid w:val="00D87EB0"/>
    <w:rsid w:val="00D939E6"/>
    <w:rsid w:val="00DA0DEE"/>
    <w:rsid w:val="00DA2BE2"/>
    <w:rsid w:val="00DA41F1"/>
    <w:rsid w:val="00DA4B59"/>
    <w:rsid w:val="00DB0ABD"/>
    <w:rsid w:val="00DB20C6"/>
    <w:rsid w:val="00DB296C"/>
    <w:rsid w:val="00DB5704"/>
    <w:rsid w:val="00DB5872"/>
    <w:rsid w:val="00DC4621"/>
    <w:rsid w:val="00DC7567"/>
    <w:rsid w:val="00DD19C3"/>
    <w:rsid w:val="00DD3067"/>
    <w:rsid w:val="00DE3C5A"/>
    <w:rsid w:val="00DF06B8"/>
    <w:rsid w:val="00DF349E"/>
    <w:rsid w:val="00DF3F9C"/>
    <w:rsid w:val="00E034FC"/>
    <w:rsid w:val="00E03DEE"/>
    <w:rsid w:val="00E0586C"/>
    <w:rsid w:val="00E102DE"/>
    <w:rsid w:val="00E17756"/>
    <w:rsid w:val="00E21FCD"/>
    <w:rsid w:val="00E228F2"/>
    <w:rsid w:val="00E23784"/>
    <w:rsid w:val="00E25A48"/>
    <w:rsid w:val="00E27320"/>
    <w:rsid w:val="00E34709"/>
    <w:rsid w:val="00E41029"/>
    <w:rsid w:val="00E41BD8"/>
    <w:rsid w:val="00E43945"/>
    <w:rsid w:val="00E44F30"/>
    <w:rsid w:val="00E45206"/>
    <w:rsid w:val="00E46B70"/>
    <w:rsid w:val="00E46C3B"/>
    <w:rsid w:val="00E4797D"/>
    <w:rsid w:val="00E505AC"/>
    <w:rsid w:val="00E525ED"/>
    <w:rsid w:val="00E5314D"/>
    <w:rsid w:val="00E5370D"/>
    <w:rsid w:val="00E54E40"/>
    <w:rsid w:val="00E57CDA"/>
    <w:rsid w:val="00E628AD"/>
    <w:rsid w:val="00E64608"/>
    <w:rsid w:val="00E669F7"/>
    <w:rsid w:val="00E70D20"/>
    <w:rsid w:val="00E71BD8"/>
    <w:rsid w:val="00E73A54"/>
    <w:rsid w:val="00E7557D"/>
    <w:rsid w:val="00E8088E"/>
    <w:rsid w:val="00E8188D"/>
    <w:rsid w:val="00E81967"/>
    <w:rsid w:val="00E8345E"/>
    <w:rsid w:val="00E85D3D"/>
    <w:rsid w:val="00E86A46"/>
    <w:rsid w:val="00EA1579"/>
    <w:rsid w:val="00EA3D40"/>
    <w:rsid w:val="00EA6323"/>
    <w:rsid w:val="00EA713B"/>
    <w:rsid w:val="00EB136B"/>
    <w:rsid w:val="00EB17B5"/>
    <w:rsid w:val="00EB1BAF"/>
    <w:rsid w:val="00EB38A9"/>
    <w:rsid w:val="00EB65E6"/>
    <w:rsid w:val="00EC29D9"/>
    <w:rsid w:val="00EC72C4"/>
    <w:rsid w:val="00EE13A5"/>
    <w:rsid w:val="00EE6F74"/>
    <w:rsid w:val="00EF150B"/>
    <w:rsid w:val="00EF410D"/>
    <w:rsid w:val="00F04AD7"/>
    <w:rsid w:val="00F06E60"/>
    <w:rsid w:val="00F12E53"/>
    <w:rsid w:val="00F12F81"/>
    <w:rsid w:val="00F138D3"/>
    <w:rsid w:val="00F16288"/>
    <w:rsid w:val="00F1687A"/>
    <w:rsid w:val="00F30DA8"/>
    <w:rsid w:val="00F3205C"/>
    <w:rsid w:val="00F3345F"/>
    <w:rsid w:val="00F5552C"/>
    <w:rsid w:val="00F6079B"/>
    <w:rsid w:val="00F633DA"/>
    <w:rsid w:val="00F70DA8"/>
    <w:rsid w:val="00F778A9"/>
    <w:rsid w:val="00F8209A"/>
    <w:rsid w:val="00F92797"/>
    <w:rsid w:val="00FA2295"/>
    <w:rsid w:val="00FA3079"/>
    <w:rsid w:val="00FA4BEC"/>
    <w:rsid w:val="00FB023E"/>
    <w:rsid w:val="00FB44F5"/>
    <w:rsid w:val="00FB68F2"/>
    <w:rsid w:val="00FC1FD3"/>
    <w:rsid w:val="00FC5A12"/>
    <w:rsid w:val="00FC66B4"/>
    <w:rsid w:val="00FD03C1"/>
    <w:rsid w:val="00FD686C"/>
    <w:rsid w:val="00FD714F"/>
    <w:rsid w:val="00FE0867"/>
    <w:rsid w:val="00FF5E32"/>
    <w:rsid w:val="00FF7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allowoverlap="f" fill="f" fillcolor="white" stroke="f">
      <v:fill color="white" on="f"/>
      <v:stroke on="f"/>
    </o:shapedefaults>
    <o:shapelayout v:ext="edit">
      <o:idmap v:ext="edit" data="1"/>
    </o:shapelayout>
  </w:shapeDefaults>
  <w:decimalSymbol w:val="."/>
  <w:listSeparator w:val=","/>
  <w14:docId w14:val="0C93EE97"/>
  <w15:docId w15:val="{9A151FA7-2153-49B9-9759-43A599491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0EA"/>
    <w:rPr>
      <w:sz w:val="24"/>
      <w:szCs w:val="24"/>
      <w:lang w:eastAsia="en-US"/>
    </w:rPr>
  </w:style>
  <w:style w:type="paragraph" w:styleId="Heading3">
    <w:name w:val="heading 3"/>
    <w:basedOn w:val="Normal"/>
    <w:link w:val="Heading3Char"/>
    <w:uiPriority w:val="9"/>
    <w:qFormat/>
    <w:rsid w:val="001B0636"/>
    <w:pPr>
      <w:spacing w:before="100" w:beforeAutospacing="1" w:after="100" w:afterAutospacing="1"/>
      <w:outlineLvl w:val="2"/>
    </w:pPr>
    <w:rPr>
      <w:b/>
      <w:bCs/>
      <w:sz w:val="27"/>
      <w:szCs w:val="27"/>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rsid w:val="000F30EA"/>
    <w:pPr>
      <w:spacing w:before="100" w:beforeAutospacing="1" w:after="100" w:afterAutospacing="1"/>
    </w:pPr>
  </w:style>
  <w:style w:type="character" w:styleId="Strong">
    <w:name w:val="Strong"/>
    <w:uiPriority w:val="22"/>
    <w:qFormat/>
    <w:rsid w:val="000F30EA"/>
    <w:rPr>
      <w:b/>
      <w:bCs/>
    </w:rPr>
  </w:style>
  <w:style w:type="character" w:styleId="Emphasis">
    <w:name w:val="Emphasis"/>
    <w:uiPriority w:val="20"/>
    <w:qFormat/>
    <w:rsid w:val="000F30EA"/>
    <w:rPr>
      <w:i/>
      <w:iCs/>
    </w:rPr>
  </w:style>
  <w:style w:type="character" w:customStyle="1" w:styleId="Heading3Char">
    <w:name w:val="Heading 3 Char"/>
    <w:link w:val="Heading3"/>
    <w:uiPriority w:val="9"/>
    <w:rsid w:val="001B0636"/>
    <w:rPr>
      <w:b/>
      <w:bCs/>
      <w:sz w:val="27"/>
      <w:szCs w:val="27"/>
    </w:rPr>
  </w:style>
  <w:style w:type="paragraph" w:styleId="Footer">
    <w:name w:val="footer"/>
    <w:basedOn w:val="Normal"/>
    <w:link w:val="FooterChar1"/>
    <w:uiPriority w:val="99"/>
    <w:rsid w:val="000F30EA"/>
    <w:pPr>
      <w:tabs>
        <w:tab w:val="center" w:pos="4320"/>
        <w:tab w:val="right" w:pos="8640"/>
      </w:tabs>
    </w:pPr>
    <w:rPr>
      <w:lang w:val="x-none"/>
    </w:rPr>
  </w:style>
  <w:style w:type="character" w:styleId="PageNumber">
    <w:name w:val="page number"/>
    <w:basedOn w:val="DefaultParagraphFont"/>
    <w:semiHidden/>
    <w:rsid w:val="000F30EA"/>
  </w:style>
  <w:style w:type="character" w:styleId="Hyperlink">
    <w:name w:val="Hyperlink"/>
    <w:semiHidden/>
    <w:rsid w:val="000F30EA"/>
    <w:rPr>
      <w:color w:val="0000FF"/>
      <w:u w:val="single"/>
    </w:rPr>
  </w:style>
  <w:style w:type="paragraph" w:styleId="BalloonText">
    <w:name w:val="Balloon Text"/>
    <w:basedOn w:val="Normal"/>
    <w:link w:val="BalloonTextChar"/>
    <w:uiPriority w:val="99"/>
    <w:semiHidden/>
    <w:rsid w:val="000F30EA"/>
    <w:rPr>
      <w:rFonts w:ascii="Tahoma" w:hAnsi="Tahoma"/>
      <w:sz w:val="16"/>
      <w:szCs w:val="16"/>
      <w:lang w:val="x-none"/>
    </w:rPr>
  </w:style>
  <w:style w:type="character" w:styleId="CommentReference">
    <w:name w:val="annotation reference"/>
    <w:semiHidden/>
    <w:rsid w:val="000F30EA"/>
    <w:rPr>
      <w:sz w:val="16"/>
      <w:szCs w:val="16"/>
    </w:rPr>
  </w:style>
  <w:style w:type="paragraph" w:styleId="CommentText">
    <w:name w:val="annotation text"/>
    <w:basedOn w:val="Normal"/>
    <w:semiHidden/>
    <w:rsid w:val="000F30EA"/>
    <w:rPr>
      <w:sz w:val="20"/>
      <w:szCs w:val="20"/>
    </w:rPr>
  </w:style>
  <w:style w:type="paragraph" w:styleId="CommentSubject">
    <w:name w:val="annotation subject"/>
    <w:basedOn w:val="CommentText"/>
    <w:next w:val="CommentText"/>
    <w:semiHidden/>
    <w:rsid w:val="000F30EA"/>
    <w:rPr>
      <w:b/>
      <w:bCs/>
    </w:rPr>
  </w:style>
  <w:style w:type="paragraph" w:styleId="Header">
    <w:name w:val="header"/>
    <w:basedOn w:val="Normal"/>
    <w:semiHidden/>
    <w:rsid w:val="000F30EA"/>
    <w:pPr>
      <w:tabs>
        <w:tab w:val="center" w:pos="4680"/>
        <w:tab w:val="right" w:pos="9360"/>
      </w:tabs>
    </w:pPr>
  </w:style>
  <w:style w:type="character" w:customStyle="1" w:styleId="HeaderChar">
    <w:name w:val="Header Char"/>
    <w:rsid w:val="000F30EA"/>
    <w:rPr>
      <w:sz w:val="24"/>
      <w:szCs w:val="24"/>
    </w:rPr>
  </w:style>
  <w:style w:type="character" w:customStyle="1" w:styleId="FooterChar">
    <w:name w:val="Footer Char"/>
    <w:uiPriority w:val="99"/>
    <w:rsid w:val="000F30EA"/>
    <w:rPr>
      <w:sz w:val="24"/>
      <w:szCs w:val="24"/>
    </w:rPr>
  </w:style>
  <w:style w:type="paragraph" w:customStyle="1" w:styleId="StyleNormalWebLeft05Right048">
    <w:name w:val="Style Normal (Web) + Left:  0.5&quot; Right:  0.48&quot;"/>
    <w:basedOn w:val="Normal"/>
    <w:rsid w:val="000F30EA"/>
    <w:pPr>
      <w:shd w:val="clear" w:color="auto" w:fill="FFFFFF"/>
      <w:ind w:left="720" w:right="684"/>
    </w:pPr>
    <w:rPr>
      <w:szCs w:val="20"/>
    </w:rPr>
  </w:style>
  <w:style w:type="paragraph" w:styleId="FootnoteText">
    <w:name w:val="footnote text"/>
    <w:basedOn w:val="Normal"/>
    <w:semiHidden/>
    <w:rsid w:val="000F30EA"/>
    <w:rPr>
      <w:sz w:val="20"/>
      <w:szCs w:val="20"/>
    </w:rPr>
  </w:style>
  <w:style w:type="character" w:styleId="FootnoteReference">
    <w:name w:val="footnote reference"/>
    <w:semiHidden/>
    <w:rsid w:val="000F30EA"/>
    <w:rPr>
      <w:vertAlign w:val="superscript"/>
    </w:rPr>
  </w:style>
  <w:style w:type="paragraph" w:styleId="Caption">
    <w:name w:val="caption"/>
    <w:basedOn w:val="Normal"/>
    <w:next w:val="Normal"/>
    <w:qFormat/>
    <w:rsid w:val="000F30EA"/>
    <w:rPr>
      <w:b/>
      <w:bCs/>
      <w:sz w:val="20"/>
      <w:szCs w:val="20"/>
    </w:rPr>
  </w:style>
  <w:style w:type="character" w:styleId="FollowedHyperlink">
    <w:name w:val="FollowedHyperlink"/>
    <w:uiPriority w:val="99"/>
    <w:semiHidden/>
    <w:unhideWhenUsed/>
    <w:rsid w:val="00B41334"/>
    <w:rPr>
      <w:color w:val="800080"/>
      <w:u w:val="single"/>
    </w:rPr>
  </w:style>
  <w:style w:type="paragraph" w:customStyle="1" w:styleId="Default">
    <w:name w:val="Default"/>
    <w:rsid w:val="005F68F2"/>
    <w:pPr>
      <w:autoSpaceDE w:val="0"/>
      <w:autoSpaceDN w:val="0"/>
      <w:adjustRightInd w:val="0"/>
    </w:pPr>
    <w:rPr>
      <w:color w:val="000000"/>
      <w:sz w:val="24"/>
      <w:szCs w:val="24"/>
      <w:lang w:eastAsia="en-US"/>
    </w:rPr>
  </w:style>
  <w:style w:type="paragraph" w:customStyle="1" w:styleId="ColorfulList-Accent11">
    <w:name w:val="Colorful List - Accent 11"/>
    <w:basedOn w:val="Normal"/>
    <w:uiPriority w:val="34"/>
    <w:qFormat/>
    <w:rsid w:val="00AF10E7"/>
    <w:pPr>
      <w:ind w:left="720"/>
      <w:contextualSpacing/>
    </w:pPr>
  </w:style>
  <w:style w:type="paragraph" w:customStyle="1" w:styleId="ColorfulShading-Accent11">
    <w:name w:val="Colorful Shading - Accent 11"/>
    <w:hidden/>
    <w:uiPriority w:val="99"/>
    <w:semiHidden/>
    <w:rsid w:val="00326AD9"/>
    <w:rPr>
      <w:sz w:val="24"/>
      <w:szCs w:val="24"/>
      <w:lang w:eastAsia="en-US"/>
    </w:rPr>
  </w:style>
  <w:style w:type="character" w:customStyle="1" w:styleId="BalloonTextChar">
    <w:name w:val="Balloon Text Char"/>
    <w:link w:val="BalloonText"/>
    <w:uiPriority w:val="99"/>
    <w:semiHidden/>
    <w:rsid w:val="001633AD"/>
    <w:rPr>
      <w:rFonts w:ascii="Tahoma" w:hAnsi="Tahoma" w:cs="Tahoma"/>
      <w:sz w:val="16"/>
      <w:szCs w:val="16"/>
      <w:lang w:eastAsia="en-US"/>
    </w:rPr>
  </w:style>
  <w:style w:type="paragraph" w:customStyle="1" w:styleId="EndNoteBibliographyTitle">
    <w:name w:val="EndNote Bibliography Title"/>
    <w:basedOn w:val="Normal"/>
    <w:link w:val="EndNoteBibliographyTitleChar"/>
    <w:rsid w:val="001633AD"/>
    <w:pPr>
      <w:widowControl w:val="0"/>
      <w:jc w:val="center"/>
    </w:pPr>
    <w:rPr>
      <w:rFonts w:ascii="Calibri" w:hAnsi="Calibri"/>
      <w:noProof/>
      <w:kern w:val="2"/>
      <w:sz w:val="20"/>
      <w:szCs w:val="22"/>
      <w:lang w:val="x-none" w:eastAsia="x-none"/>
    </w:rPr>
  </w:style>
  <w:style w:type="character" w:customStyle="1" w:styleId="EndNoteBibliographyTitleChar">
    <w:name w:val="EndNote Bibliography Title Char"/>
    <w:link w:val="EndNoteBibliographyTitle"/>
    <w:rsid w:val="001633AD"/>
    <w:rPr>
      <w:rFonts w:ascii="Calibri" w:hAnsi="Calibri"/>
      <w:noProof/>
      <w:kern w:val="2"/>
      <w:szCs w:val="22"/>
    </w:rPr>
  </w:style>
  <w:style w:type="paragraph" w:customStyle="1" w:styleId="EndNoteBibliography">
    <w:name w:val="EndNote Bibliography"/>
    <w:basedOn w:val="Normal"/>
    <w:link w:val="EndNoteBibliographyChar"/>
    <w:rsid w:val="001633AD"/>
    <w:pPr>
      <w:widowControl w:val="0"/>
      <w:jc w:val="both"/>
    </w:pPr>
    <w:rPr>
      <w:rFonts w:ascii="Calibri" w:hAnsi="Calibri"/>
      <w:noProof/>
      <w:kern w:val="2"/>
      <w:sz w:val="20"/>
      <w:szCs w:val="22"/>
      <w:lang w:val="x-none" w:eastAsia="x-none"/>
    </w:rPr>
  </w:style>
  <w:style w:type="character" w:customStyle="1" w:styleId="EndNoteBibliographyChar">
    <w:name w:val="EndNote Bibliography Char"/>
    <w:link w:val="EndNoteBibliography"/>
    <w:rsid w:val="001633AD"/>
    <w:rPr>
      <w:rFonts w:ascii="Calibri" w:hAnsi="Calibri"/>
      <w:noProof/>
      <w:kern w:val="2"/>
      <w:szCs w:val="22"/>
    </w:rPr>
  </w:style>
  <w:style w:type="character" w:customStyle="1" w:styleId="FooterChar1">
    <w:name w:val="Footer Char1"/>
    <w:link w:val="Footer"/>
    <w:uiPriority w:val="99"/>
    <w:rsid w:val="00387EC9"/>
    <w:rPr>
      <w:sz w:val="24"/>
      <w:szCs w:val="24"/>
      <w:lang w:eastAsia="en-US"/>
    </w:rPr>
  </w:style>
  <w:style w:type="paragraph" w:styleId="EndnoteText">
    <w:name w:val="endnote text"/>
    <w:basedOn w:val="Normal"/>
    <w:link w:val="EndnoteTextChar"/>
    <w:uiPriority w:val="99"/>
    <w:semiHidden/>
    <w:unhideWhenUsed/>
    <w:rsid w:val="00C14F2E"/>
    <w:rPr>
      <w:sz w:val="20"/>
      <w:szCs w:val="20"/>
    </w:rPr>
  </w:style>
  <w:style w:type="character" w:customStyle="1" w:styleId="EndnoteTextChar">
    <w:name w:val="Endnote Text Char"/>
    <w:basedOn w:val="DefaultParagraphFont"/>
    <w:link w:val="EndnoteText"/>
    <w:uiPriority w:val="99"/>
    <w:semiHidden/>
    <w:rsid w:val="00C14F2E"/>
    <w:rPr>
      <w:lang w:eastAsia="en-US"/>
    </w:rPr>
  </w:style>
  <w:style w:type="character" w:styleId="EndnoteReference">
    <w:name w:val="endnote reference"/>
    <w:basedOn w:val="DefaultParagraphFont"/>
    <w:uiPriority w:val="99"/>
    <w:semiHidden/>
    <w:unhideWhenUsed/>
    <w:rsid w:val="00C14F2E"/>
    <w:rPr>
      <w:vertAlign w:val="superscript"/>
    </w:rPr>
  </w:style>
  <w:style w:type="paragraph" w:styleId="Bibliography">
    <w:name w:val="Bibliography"/>
    <w:basedOn w:val="Normal"/>
    <w:next w:val="Normal"/>
    <w:uiPriority w:val="37"/>
    <w:unhideWhenUsed/>
    <w:rsid w:val="00A32D4A"/>
  </w:style>
  <w:style w:type="paragraph" w:styleId="Revision">
    <w:name w:val="Revision"/>
    <w:hidden/>
    <w:uiPriority w:val="99"/>
    <w:semiHidden/>
    <w:rsid w:val="004347F4"/>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01378">
      <w:bodyDiv w:val="1"/>
      <w:marLeft w:val="0"/>
      <w:marRight w:val="0"/>
      <w:marTop w:val="0"/>
      <w:marBottom w:val="0"/>
      <w:divBdr>
        <w:top w:val="none" w:sz="0" w:space="0" w:color="auto"/>
        <w:left w:val="none" w:sz="0" w:space="0" w:color="auto"/>
        <w:bottom w:val="none" w:sz="0" w:space="0" w:color="auto"/>
        <w:right w:val="none" w:sz="0" w:space="0" w:color="auto"/>
      </w:divBdr>
    </w:div>
    <w:div w:id="213125177">
      <w:bodyDiv w:val="1"/>
      <w:marLeft w:val="0"/>
      <w:marRight w:val="0"/>
      <w:marTop w:val="0"/>
      <w:marBottom w:val="0"/>
      <w:divBdr>
        <w:top w:val="none" w:sz="0" w:space="0" w:color="auto"/>
        <w:left w:val="none" w:sz="0" w:space="0" w:color="auto"/>
        <w:bottom w:val="none" w:sz="0" w:space="0" w:color="auto"/>
        <w:right w:val="none" w:sz="0" w:space="0" w:color="auto"/>
      </w:divBdr>
    </w:div>
    <w:div w:id="604272391">
      <w:bodyDiv w:val="1"/>
      <w:marLeft w:val="0"/>
      <w:marRight w:val="0"/>
      <w:marTop w:val="0"/>
      <w:marBottom w:val="0"/>
      <w:divBdr>
        <w:top w:val="none" w:sz="0" w:space="0" w:color="auto"/>
        <w:left w:val="none" w:sz="0" w:space="0" w:color="auto"/>
        <w:bottom w:val="none" w:sz="0" w:space="0" w:color="auto"/>
        <w:right w:val="none" w:sz="0" w:space="0" w:color="auto"/>
      </w:divBdr>
    </w:div>
    <w:div w:id="621422539">
      <w:bodyDiv w:val="1"/>
      <w:marLeft w:val="0"/>
      <w:marRight w:val="0"/>
      <w:marTop w:val="0"/>
      <w:marBottom w:val="0"/>
      <w:divBdr>
        <w:top w:val="none" w:sz="0" w:space="0" w:color="auto"/>
        <w:left w:val="none" w:sz="0" w:space="0" w:color="auto"/>
        <w:bottom w:val="none" w:sz="0" w:space="0" w:color="auto"/>
        <w:right w:val="none" w:sz="0" w:space="0" w:color="auto"/>
      </w:divBdr>
    </w:div>
    <w:div w:id="742213813">
      <w:bodyDiv w:val="1"/>
      <w:marLeft w:val="0"/>
      <w:marRight w:val="0"/>
      <w:marTop w:val="0"/>
      <w:marBottom w:val="0"/>
      <w:divBdr>
        <w:top w:val="none" w:sz="0" w:space="0" w:color="auto"/>
        <w:left w:val="none" w:sz="0" w:space="0" w:color="auto"/>
        <w:bottom w:val="none" w:sz="0" w:space="0" w:color="auto"/>
        <w:right w:val="none" w:sz="0" w:space="0" w:color="auto"/>
      </w:divBdr>
    </w:div>
    <w:div w:id="840658318">
      <w:bodyDiv w:val="1"/>
      <w:marLeft w:val="0"/>
      <w:marRight w:val="0"/>
      <w:marTop w:val="0"/>
      <w:marBottom w:val="0"/>
      <w:divBdr>
        <w:top w:val="none" w:sz="0" w:space="0" w:color="auto"/>
        <w:left w:val="none" w:sz="0" w:space="0" w:color="auto"/>
        <w:bottom w:val="none" w:sz="0" w:space="0" w:color="auto"/>
        <w:right w:val="none" w:sz="0" w:space="0" w:color="auto"/>
      </w:divBdr>
    </w:div>
    <w:div w:id="929967899">
      <w:bodyDiv w:val="1"/>
      <w:marLeft w:val="0"/>
      <w:marRight w:val="0"/>
      <w:marTop w:val="0"/>
      <w:marBottom w:val="0"/>
      <w:divBdr>
        <w:top w:val="none" w:sz="0" w:space="0" w:color="auto"/>
        <w:left w:val="none" w:sz="0" w:space="0" w:color="auto"/>
        <w:bottom w:val="none" w:sz="0" w:space="0" w:color="auto"/>
        <w:right w:val="none" w:sz="0" w:space="0" w:color="auto"/>
      </w:divBdr>
    </w:div>
    <w:div w:id="955909458">
      <w:bodyDiv w:val="1"/>
      <w:marLeft w:val="0"/>
      <w:marRight w:val="0"/>
      <w:marTop w:val="0"/>
      <w:marBottom w:val="0"/>
      <w:divBdr>
        <w:top w:val="none" w:sz="0" w:space="0" w:color="auto"/>
        <w:left w:val="none" w:sz="0" w:space="0" w:color="auto"/>
        <w:bottom w:val="none" w:sz="0" w:space="0" w:color="auto"/>
        <w:right w:val="none" w:sz="0" w:space="0" w:color="auto"/>
      </w:divBdr>
    </w:div>
    <w:div w:id="957640839">
      <w:bodyDiv w:val="1"/>
      <w:marLeft w:val="0"/>
      <w:marRight w:val="0"/>
      <w:marTop w:val="0"/>
      <w:marBottom w:val="0"/>
      <w:divBdr>
        <w:top w:val="none" w:sz="0" w:space="0" w:color="auto"/>
        <w:left w:val="none" w:sz="0" w:space="0" w:color="auto"/>
        <w:bottom w:val="none" w:sz="0" w:space="0" w:color="auto"/>
        <w:right w:val="none" w:sz="0" w:space="0" w:color="auto"/>
      </w:divBdr>
    </w:div>
    <w:div w:id="1022634198">
      <w:bodyDiv w:val="1"/>
      <w:marLeft w:val="0"/>
      <w:marRight w:val="0"/>
      <w:marTop w:val="0"/>
      <w:marBottom w:val="0"/>
      <w:divBdr>
        <w:top w:val="none" w:sz="0" w:space="0" w:color="auto"/>
        <w:left w:val="none" w:sz="0" w:space="0" w:color="auto"/>
        <w:bottom w:val="none" w:sz="0" w:space="0" w:color="auto"/>
        <w:right w:val="none" w:sz="0" w:space="0" w:color="auto"/>
      </w:divBdr>
    </w:div>
    <w:div w:id="1132137839">
      <w:bodyDiv w:val="1"/>
      <w:marLeft w:val="0"/>
      <w:marRight w:val="0"/>
      <w:marTop w:val="0"/>
      <w:marBottom w:val="0"/>
      <w:divBdr>
        <w:top w:val="none" w:sz="0" w:space="0" w:color="auto"/>
        <w:left w:val="none" w:sz="0" w:space="0" w:color="auto"/>
        <w:bottom w:val="none" w:sz="0" w:space="0" w:color="auto"/>
        <w:right w:val="none" w:sz="0" w:space="0" w:color="auto"/>
      </w:divBdr>
    </w:div>
    <w:div w:id="1145897342">
      <w:bodyDiv w:val="1"/>
      <w:marLeft w:val="0"/>
      <w:marRight w:val="0"/>
      <w:marTop w:val="0"/>
      <w:marBottom w:val="0"/>
      <w:divBdr>
        <w:top w:val="none" w:sz="0" w:space="0" w:color="auto"/>
        <w:left w:val="none" w:sz="0" w:space="0" w:color="auto"/>
        <w:bottom w:val="none" w:sz="0" w:space="0" w:color="auto"/>
        <w:right w:val="none" w:sz="0" w:space="0" w:color="auto"/>
      </w:divBdr>
    </w:div>
    <w:div w:id="1157306105">
      <w:bodyDiv w:val="1"/>
      <w:marLeft w:val="0"/>
      <w:marRight w:val="0"/>
      <w:marTop w:val="0"/>
      <w:marBottom w:val="0"/>
      <w:divBdr>
        <w:top w:val="none" w:sz="0" w:space="0" w:color="auto"/>
        <w:left w:val="none" w:sz="0" w:space="0" w:color="auto"/>
        <w:bottom w:val="none" w:sz="0" w:space="0" w:color="auto"/>
        <w:right w:val="none" w:sz="0" w:space="0" w:color="auto"/>
      </w:divBdr>
    </w:div>
    <w:div w:id="1259945882">
      <w:bodyDiv w:val="1"/>
      <w:marLeft w:val="0"/>
      <w:marRight w:val="0"/>
      <w:marTop w:val="0"/>
      <w:marBottom w:val="0"/>
      <w:divBdr>
        <w:top w:val="none" w:sz="0" w:space="0" w:color="auto"/>
        <w:left w:val="none" w:sz="0" w:space="0" w:color="auto"/>
        <w:bottom w:val="none" w:sz="0" w:space="0" w:color="auto"/>
        <w:right w:val="none" w:sz="0" w:space="0" w:color="auto"/>
      </w:divBdr>
    </w:div>
    <w:div w:id="1276012904">
      <w:bodyDiv w:val="1"/>
      <w:marLeft w:val="0"/>
      <w:marRight w:val="0"/>
      <w:marTop w:val="0"/>
      <w:marBottom w:val="150"/>
      <w:divBdr>
        <w:top w:val="none" w:sz="0" w:space="0" w:color="auto"/>
        <w:left w:val="none" w:sz="0" w:space="0" w:color="auto"/>
        <w:bottom w:val="none" w:sz="0" w:space="0" w:color="auto"/>
        <w:right w:val="none" w:sz="0" w:space="0" w:color="auto"/>
      </w:divBdr>
      <w:divsChild>
        <w:div w:id="913735487">
          <w:marLeft w:val="0"/>
          <w:marRight w:val="0"/>
          <w:marTop w:val="100"/>
          <w:marBottom w:val="100"/>
          <w:divBdr>
            <w:top w:val="none" w:sz="0" w:space="0" w:color="auto"/>
            <w:left w:val="none" w:sz="0" w:space="0" w:color="auto"/>
            <w:bottom w:val="none" w:sz="0" w:space="0" w:color="auto"/>
            <w:right w:val="none" w:sz="0" w:space="0" w:color="auto"/>
          </w:divBdr>
          <w:divsChild>
            <w:div w:id="844052982">
              <w:marLeft w:val="0"/>
              <w:marRight w:val="0"/>
              <w:marTop w:val="100"/>
              <w:marBottom w:val="100"/>
              <w:divBdr>
                <w:top w:val="none" w:sz="0" w:space="0" w:color="auto"/>
                <w:left w:val="none" w:sz="0" w:space="0" w:color="auto"/>
                <w:bottom w:val="none" w:sz="0" w:space="0" w:color="auto"/>
                <w:right w:val="none" w:sz="0" w:space="0" w:color="auto"/>
              </w:divBdr>
              <w:divsChild>
                <w:div w:id="1699044139">
                  <w:marLeft w:val="0"/>
                  <w:marRight w:val="0"/>
                  <w:marTop w:val="100"/>
                  <w:marBottom w:val="100"/>
                  <w:divBdr>
                    <w:top w:val="none" w:sz="0" w:space="0" w:color="auto"/>
                    <w:left w:val="none" w:sz="0" w:space="0" w:color="auto"/>
                    <w:bottom w:val="none" w:sz="0" w:space="0" w:color="auto"/>
                    <w:right w:val="none" w:sz="0" w:space="0" w:color="auto"/>
                  </w:divBdr>
                  <w:divsChild>
                    <w:div w:id="743916321">
                      <w:marLeft w:val="0"/>
                      <w:marRight w:val="0"/>
                      <w:marTop w:val="0"/>
                      <w:marBottom w:val="0"/>
                      <w:divBdr>
                        <w:top w:val="none" w:sz="0" w:space="0" w:color="auto"/>
                        <w:left w:val="none" w:sz="0" w:space="0" w:color="auto"/>
                        <w:bottom w:val="none" w:sz="0" w:space="0" w:color="auto"/>
                        <w:right w:val="none" w:sz="0" w:space="0" w:color="auto"/>
                      </w:divBdr>
                      <w:divsChild>
                        <w:div w:id="211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17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tif"/><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ti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YTa12</b:Tag>
    <b:SourceType>JournalArticle</b:SourceType>
    <b:Guid>{03B9F867-2C21-41A0-8469-338AAA01DF22}</b:Guid>
    <b:LCID>en-US</b:LCID>
    <b:Author>
      <b:Author>
        <b:NameList>
          <b:Person>
            <b:Last>Y. Tang</b:Last>
            <b:First>J.</b:First>
            <b:Middle>D. Peters, and J. E. Bowers,</b:Middle>
          </b:Person>
        </b:NameList>
      </b:Author>
    </b:Author>
    <b:JournalName>IEEE Photonic Tech L</b:JournalName>
    <b:Year>(2012)</b:Year>
    <b:Pages>24 (18), 1689</b:Pages>
    <b:RefOrder>1</b:RefOrder>
  </b:Source>
</b:Sources>
</file>

<file path=customXml/itemProps1.xml><?xml version="1.0" encoding="utf-8"?>
<ds:datastoreItem xmlns:ds="http://schemas.openxmlformats.org/officeDocument/2006/customXml" ds:itemID="{C03F9292-C8F3-4FB6-B9F9-D9B1E0155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8</Pages>
  <Words>2720</Words>
  <Characters>15510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18194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tiao</cp:lastModifiedBy>
  <cp:revision>10</cp:revision>
  <cp:lastPrinted>2013-09-17T16:48:00Z</cp:lastPrinted>
  <dcterms:created xsi:type="dcterms:W3CDTF">2016-01-13T13:01:00Z</dcterms:created>
  <dcterms:modified xsi:type="dcterms:W3CDTF">2016-01-15T04:13:00Z</dcterms:modified>
</cp:coreProperties>
</file>