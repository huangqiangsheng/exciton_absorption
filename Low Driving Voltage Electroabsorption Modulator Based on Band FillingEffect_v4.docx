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732BA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  <w:vertAlign w:val="superscript"/>
          <w:lang w:eastAsia="zh-CN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>Voltage Electroabsorption Modulator Based on Band Filling Effect</w:t>
      </w:r>
      <w:r w:rsidR="00497EC9" w:rsidRPr="001C78B8">
        <w:rPr>
          <w:rFonts w:ascii="Arial" w:hAnsi="Arial" w:cs="Arial"/>
          <w:b/>
          <w:sz w:val="28"/>
          <w:szCs w:val="28"/>
        </w:rPr>
        <w:t xml:space="preserve"> </w:t>
      </w:r>
    </w:p>
    <w:p w14:paraId="0841AFDD" w14:textId="77777777" w:rsidR="00497EC9" w:rsidRPr="001C78B8" w:rsidRDefault="00497EC9" w:rsidP="00497EC9">
      <w:pPr>
        <w:rPr>
          <w:rFonts w:ascii="Arial" w:hAnsi="Arial" w:cs="Arial"/>
          <w:b/>
          <w:sz w:val="28"/>
          <w:szCs w:val="28"/>
        </w:rPr>
      </w:pPr>
    </w:p>
    <w:p w14:paraId="5B045DCB" w14:textId="58DA8524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  <w:lang w:eastAsia="zh-CN"/>
        </w:rPr>
        <w:t>Qiangsheng</w:t>
      </w:r>
      <w:proofErr w:type="spellEnd"/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Yingchen</w:t>
      </w:r>
      <w:proofErr w:type="spellEnd"/>
      <w:r w:rsidR="00A65ADE" w:rsidRPr="00A65ADE">
        <w:rPr>
          <w:rFonts w:ascii="Arial" w:hAnsi="Arial" w:cs="Arial"/>
        </w:rPr>
        <w:t xml:space="preserve">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and </w:t>
      </w:r>
      <w:proofErr w:type="spellStart"/>
      <w:r w:rsidR="00A65ADE" w:rsidRPr="00A65ADE">
        <w:rPr>
          <w:rFonts w:ascii="Arial" w:hAnsi="Arial" w:cs="Arial"/>
        </w:rPr>
        <w:t>Keqi</w:t>
      </w:r>
      <w:proofErr w:type="spellEnd"/>
      <w:r w:rsidR="00A65ADE" w:rsidRPr="00A65ADE">
        <w:rPr>
          <w:rFonts w:ascii="Arial" w:hAnsi="Arial" w:cs="Arial"/>
        </w:rPr>
        <w:t xml:space="preserve">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Jianhao</w:t>
      </w:r>
      <w:proofErr w:type="spellEnd"/>
      <w:r w:rsidR="00A65ADE" w:rsidRPr="00A65ADE">
        <w:rPr>
          <w:rFonts w:ascii="Arial" w:hAnsi="Arial" w:cs="Arial"/>
        </w:rPr>
        <w:t xml:space="preserve">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</w:t>
      </w:r>
      <w:proofErr w:type="spellStart"/>
      <w:r w:rsidR="00A65ADE">
        <w:rPr>
          <w:rFonts w:ascii="Arial" w:hAnsi="Arial" w:cs="Arial"/>
        </w:rPr>
        <w:t>Weiqiang</w:t>
      </w:r>
      <w:proofErr w:type="spellEnd"/>
      <w:r w:rsidR="00A65ADE">
        <w:rPr>
          <w:rFonts w:ascii="Arial" w:hAnsi="Arial" w:cs="Arial"/>
        </w:rPr>
        <w:t xml:space="preserve">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Yaocheng</w:t>
      </w:r>
      <w:proofErr w:type="spellEnd"/>
      <w:r w:rsidR="00A65ADE" w:rsidRPr="00A65ADE">
        <w:rPr>
          <w:rFonts w:ascii="Arial" w:hAnsi="Arial" w:cs="Arial"/>
        </w:rPr>
        <w:t xml:space="preserve">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 </w:t>
      </w:r>
      <w:proofErr w:type="spellStart"/>
      <w:r w:rsidR="00A65ADE" w:rsidRPr="00A65ADE">
        <w:rPr>
          <w:rFonts w:ascii="Arial" w:hAnsi="Arial" w:cs="Arial"/>
        </w:rPr>
        <w:t>Jianxin</w:t>
      </w:r>
      <w:proofErr w:type="spellEnd"/>
      <w:r w:rsidR="00A65ADE" w:rsidRPr="00A65ADE">
        <w:rPr>
          <w:rFonts w:ascii="Arial" w:hAnsi="Arial" w:cs="Arial"/>
        </w:rPr>
        <w:t xml:space="preserve"> </w:t>
      </w:r>
      <w:r w:rsidR="00A65ADE" w:rsidRPr="00EE6F74">
        <w:rPr>
          <w:rFonts w:ascii="Arial" w:hAnsi="Arial" w:cs="Arial"/>
        </w:rPr>
        <w:t>Cheng,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</w:t>
      </w:r>
      <w:proofErr w:type="spellStart"/>
      <w:r w:rsidR="00A65ADE" w:rsidRPr="00EE6F74">
        <w:rPr>
          <w:rFonts w:ascii="Arial" w:hAnsi="Arial" w:cs="Arial"/>
        </w:rPr>
        <w:t>Kaixuan</w:t>
      </w:r>
      <w:proofErr w:type="spellEnd"/>
      <w:r w:rsidR="00A65ADE" w:rsidRPr="00EE6F74">
        <w:rPr>
          <w:rFonts w:ascii="Arial" w:hAnsi="Arial" w:cs="Arial"/>
        </w:rPr>
        <w:t xml:space="preserve"> Zhang,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</w:t>
      </w:r>
      <w:proofErr w:type="spellStart"/>
      <w:r w:rsidR="00A65ADE" w:rsidRPr="00EE6F74">
        <w:rPr>
          <w:rFonts w:ascii="Arial" w:hAnsi="Arial" w:cs="Arial"/>
        </w:rPr>
        <w:t>Chenzhao</w:t>
      </w:r>
      <w:proofErr w:type="spellEnd"/>
      <w:r w:rsidR="00A65ADE" w:rsidRPr="00EE6F74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Zhang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Gunther Roelkens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Liu Liu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6277B8">
        <w:rPr>
          <w:rFonts w:ascii="Arial" w:hAnsi="Arial" w:cs="Arial" w:hint="eastAsia"/>
          <w:lang w:eastAsia="zh-CN"/>
        </w:rPr>
        <w:t>Jian</w:t>
      </w:r>
      <w:r w:rsidR="006277B8">
        <w:rPr>
          <w:rFonts w:ascii="Arial" w:hAnsi="Arial" w:cs="Arial"/>
          <w:lang w:eastAsia="zh-CN"/>
        </w:rPr>
        <w:t>jun</w:t>
      </w:r>
      <w:proofErr w:type="spellEnd"/>
      <w:r w:rsidR="006277B8">
        <w:rPr>
          <w:rFonts w:ascii="Arial" w:hAnsi="Arial" w:cs="Arial"/>
          <w:lang w:eastAsia="zh-CN"/>
        </w:rPr>
        <w:t xml:space="preserve"> He,</w:t>
      </w:r>
      <w:r w:rsidR="006277B8">
        <w:rPr>
          <w:rFonts w:ascii="Arial" w:hAnsi="Arial" w:cs="Arial"/>
          <w:vertAlign w:val="superscript"/>
          <w:lang w:eastAsia="zh-CN"/>
        </w:rPr>
        <w:t>2</w:t>
      </w:r>
      <w:r w:rsidR="006277B8">
        <w:rPr>
          <w:rFonts w:ascii="Arial" w:hAnsi="Arial" w:cs="Arial"/>
          <w:lang w:eastAsia="zh-CN"/>
        </w:rPr>
        <w:t xml:space="preserve">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518F0A8A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77942925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</w:t>
      </w:r>
      <w:bookmarkStart w:id="0" w:name="_GoBack"/>
      <w:bookmarkEnd w:id="0"/>
      <w:r w:rsidRPr="00D67953">
        <w:rPr>
          <w:i/>
          <w:sz w:val="18"/>
          <w:szCs w:val="18"/>
        </w:rPr>
        <w:t>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09FB688E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0CE6C9A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0CD3031B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162AEAD1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077F1CC3" w14:textId="5A830E5A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 xml:space="preserve">method for </w:t>
      </w:r>
      <w:r w:rsidR="00EE6F74">
        <w:rPr>
          <w:sz w:val="20"/>
          <w:szCs w:val="20"/>
          <w:lang w:eastAsia="zh-CN"/>
        </w:rPr>
        <w:t xml:space="preserve">realizing </w:t>
      </w:r>
      <w:r w:rsidR="00296A21">
        <w:rPr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demonstrated. The 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fabricated using </w:t>
      </w:r>
      <w:r w:rsidR="00296A21">
        <w:rPr>
          <w:sz w:val="20"/>
          <w:szCs w:val="20"/>
          <w:lang w:eastAsia="zh-CN"/>
        </w:rPr>
        <w:t xml:space="preserve">the </w:t>
      </w:r>
      <w:r w:rsidR="00561666">
        <w:rPr>
          <w:sz w:val="20"/>
          <w:szCs w:val="20"/>
          <w:lang w:eastAsia="zh-CN"/>
        </w:rPr>
        <w:t xml:space="preserve">BCB bonding technique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>silicon-on–insulator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BB1462">
        <w:rPr>
          <w:sz w:val="20"/>
          <w:szCs w:val="20"/>
          <w:lang w:eastAsia="zh-CN"/>
        </w:rPr>
        <w:t>intensity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561666">
        <w:rPr>
          <w:sz w:val="20"/>
          <w:szCs w:val="20"/>
          <w:lang w:eastAsia="zh-CN"/>
        </w:rPr>
        <w:t>the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same. </w:t>
      </w:r>
      <w:r w:rsidR="00561666">
        <w:rPr>
          <w:sz w:val="20"/>
          <w:szCs w:val="20"/>
          <w:lang w:eastAsia="zh-CN"/>
        </w:rPr>
        <w:t xml:space="preserve">The length of the </w:t>
      </w:r>
      <w:r w:rsidR="00A22A28" w:rsidRPr="00A22A28">
        <w:rPr>
          <w:sz w:val="20"/>
          <w:szCs w:val="20"/>
          <w:lang w:eastAsia="zh-CN"/>
        </w:rPr>
        <w:t xml:space="preserve">electroabsorption </w:t>
      </w:r>
      <w:proofErr w:type="gramStart"/>
      <w:r w:rsidR="00A22A28" w:rsidRPr="00A22A28">
        <w:rPr>
          <w:sz w:val="20"/>
          <w:szCs w:val="20"/>
          <w:lang w:eastAsia="zh-CN"/>
        </w:rPr>
        <w:t>modulator</w:t>
      </w:r>
      <w:proofErr w:type="gramEnd"/>
      <w:r w:rsidR="00561666">
        <w:rPr>
          <w:sz w:val="20"/>
          <w:szCs w:val="20"/>
          <w:lang w:eastAsia="zh-CN"/>
        </w:rPr>
        <w:t xml:space="preserve"> is only 80 μm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DF349E">
        <w:rPr>
          <w:sz w:val="20"/>
          <w:szCs w:val="20"/>
          <w:lang w:eastAsia="zh-CN"/>
        </w:rPr>
        <w:t xml:space="preserve">In static performance, </w:t>
      </w:r>
      <w:r w:rsidR="00296A21">
        <w:rPr>
          <w:sz w:val="20"/>
          <w:szCs w:val="20"/>
          <w:lang w:eastAsia="zh-CN"/>
        </w:rPr>
        <w:t>w</w:t>
      </w:r>
      <w:r w:rsidR="00DF349E">
        <w:rPr>
          <w:sz w:val="20"/>
          <w:szCs w:val="20"/>
          <w:lang w:eastAsia="zh-CN"/>
        </w:rPr>
        <w:t xml:space="preserve">e can get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>more than 20dB w</w:t>
      </w:r>
      <w:r w:rsidR="00A203D1">
        <w:rPr>
          <w:sz w:val="20"/>
          <w:szCs w:val="20"/>
          <w:lang w:eastAsia="zh-CN"/>
        </w:rPr>
        <w:t>ith</w:t>
      </w:r>
      <w:r w:rsidR="00DF349E">
        <w:rPr>
          <w:sz w:val="20"/>
          <w:szCs w:val="20"/>
          <w:lang w:eastAsia="zh-CN"/>
        </w:rPr>
        <w:t>in</w:t>
      </w:r>
      <w:r w:rsidR="00A203D1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 xml:space="preserve">variation. In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performance, </w:t>
      </w:r>
      <w:r w:rsidR="007D618F">
        <w:rPr>
          <w:sz w:val="20"/>
          <w:szCs w:val="20"/>
          <w:lang w:eastAsia="zh-CN"/>
        </w:rPr>
        <w:t xml:space="preserve">we </w:t>
      </w:r>
      <w:r w:rsidR="004A4B2A">
        <w:rPr>
          <w:sz w:val="20"/>
          <w:szCs w:val="20"/>
          <w:lang w:eastAsia="zh-CN"/>
        </w:rPr>
        <w:t xml:space="preserve">can </w:t>
      </w:r>
      <w:r w:rsidR="007D618F">
        <w:rPr>
          <w:sz w:val="20"/>
          <w:szCs w:val="20"/>
          <w:lang w:eastAsia="zh-CN"/>
        </w:rPr>
        <w:t xml:space="preserve">achieve </w:t>
      </w:r>
      <w:r w:rsidR="00A22A28" w:rsidRPr="00A22A28">
        <w:rPr>
          <w:sz w:val="20"/>
          <w:szCs w:val="20"/>
          <w:lang w:eastAsia="zh-CN"/>
        </w:rPr>
        <w:t xml:space="preserve">a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 xml:space="preserve">50mV peak to 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9E0B8B" w:rsidRPr="009E0B8B">
        <w:rPr>
          <w:sz w:val="20"/>
          <w:szCs w:val="20"/>
          <w:lang w:eastAsia="zh-CN"/>
        </w:rPr>
        <w:t xml:space="preserve">The band-filling effect provides a novel method for realizing </w:t>
      </w:r>
      <w:r w:rsidR="009E0B8B">
        <w:rPr>
          <w:sz w:val="20"/>
          <w:szCs w:val="20"/>
          <w:lang w:eastAsia="zh-CN"/>
        </w:rPr>
        <w:t>ultra-</w:t>
      </w:r>
      <w:r w:rsidR="009E0B8B" w:rsidRPr="009E0B8B">
        <w:rPr>
          <w:sz w:val="20"/>
          <w:szCs w:val="20"/>
          <w:lang w:eastAsia="zh-CN"/>
        </w:rPr>
        <w:t>low-driving-voltage electroabsorption modulators.</w:t>
      </w:r>
    </w:p>
    <w:p w14:paraId="327F073C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4E454A95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7232B4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534B2266" w14:textId="60957E68" w:rsidR="00873CD1" w:rsidRPr="00015DA0" w:rsidRDefault="00A03AA8" w:rsidP="00541D5C">
      <w:pPr>
        <w:spacing w:line="480" w:lineRule="auto"/>
        <w:ind w:firstLine="360"/>
        <w:jc w:val="both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effects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r w:rsidR="00296A21">
        <w:rPr>
          <w:sz w:val="20"/>
          <w:szCs w:val="20"/>
        </w:rPr>
        <w:t>s</w:t>
      </w:r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 w:rsidR="00296A21">
        <w:rPr>
          <w:sz w:val="20"/>
          <w:szCs w:val="20"/>
        </w:rPr>
        <w:t>ve</w:t>
      </w:r>
      <w:r>
        <w:rPr>
          <w:sz w:val="20"/>
          <w:szCs w:val="20"/>
        </w:rPr>
        <w:t xml:space="preserve"> </w:t>
      </w:r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 and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r w:rsidR="00296A21">
        <w:rPr>
          <w:sz w:val="20"/>
          <w:szCs w:val="20"/>
          <w:lang w:eastAsia="zh-CN"/>
        </w:rPr>
        <w:t>ion</w:t>
      </w:r>
      <w:r w:rsidR="0032703E" w:rsidRPr="00A61C51">
        <w:rPr>
          <w:sz w:val="20"/>
          <w:szCs w:val="20"/>
          <w:lang w:eastAsia="zh-CN"/>
        </w:rPr>
        <w:t xml:space="preserve"> ratio with small </w:t>
      </w:r>
      <w:r>
        <w:rPr>
          <w:sz w:val="20"/>
          <w:szCs w:val="20"/>
          <w:lang w:eastAsia="zh-CN"/>
        </w:rPr>
        <w:t>footprint size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proofErr w:type="gramStart"/>
      <w:r w:rsidR="00EA713B" w:rsidRPr="00A61C51">
        <w:rPr>
          <w:sz w:val="20"/>
          <w:szCs w:val="20"/>
          <w:lang w:eastAsia="zh-CN"/>
        </w:rPr>
        <w:t>These</w:t>
      </w:r>
      <w:proofErr w:type="gramEnd"/>
      <w:r w:rsidR="00EA713B" w:rsidRPr="00A61C51">
        <w:rPr>
          <w:sz w:val="20"/>
          <w:szCs w:val="20"/>
          <w:lang w:eastAsia="zh-CN"/>
        </w:rPr>
        <w:t xml:space="preserve"> features makes </w:t>
      </w:r>
      <w:r w:rsidR="00133817" w:rsidRPr="00A61C51">
        <w:rPr>
          <w:sz w:val="20"/>
          <w:szCs w:val="20"/>
          <w:lang w:eastAsia="zh-CN"/>
        </w:rPr>
        <w:t>EAM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9020BE" w:rsidRPr="00A61C51">
        <w:rPr>
          <w:sz w:val="20"/>
          <w:szCs w:val="20"/>
        </w:rPr>
        <w:t xml:space="preserve">in </w:t>
      </w:r>
      <w:r w:rsidR="001B0418" w:rsidRPr="00A61C51">
        <w:rPr>
          <w:sz w:val="20"/>
          <w:szCs w:val="20"/>
        </w:rPr>
        <w:t xml:space="preserve">long distance </w:t>
      </w:r>
      <w:r w:rsidR="009020BE" w:rsidRPr="00A61C51">
        <w:rPr>
          <w:sz w:val="20"/>
          <w:szCs w:val="20"/>
        </w:rPr>
        <w:t>optical communication system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r w:rsidR="00D06134">
        <w:rPr>
          <w:sz w:val="20"/>
          <w:szCs w:val="20"/>
        </w:rPr>
        <w:t>EAM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 xml:space="preserve"> can </w:t>
      </w:r>
      <w:r w:rsidR="004A4B2A">
        <w:rPr>
          <w:sz w:val="20"/>
          <w:szCs w:val="20"/>
        </w:rPr>
        <w:t xml:space="preserve">also </w:t>
      </w:r>
      <w:r w:rsidR="00D06134">
        <w:rPr>
          <w:sz w:val="20"/>
          <w:szCs w:val="20"/>
        </w:rPr>
        <w:t>be used as high speed photodetector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 make</w:t>
      </w:r>
      <w:r w:rsidR="000C36E3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EAM</w:t>
      </w:r>
      <w:r w:rsidR="00296A21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advantage</w:t>
      </w:r>
      <w:r w:rsidR="00296A21">
        <w:rPr>
          <w:sz w:val="20"/>
          <w:szCs w:val="20"/>
        </w:rPr>
        <w:t>ous</w:t>
      </w:r>
      <w:r w:rsidR="00A32E25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in 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9020BE" w:rsidRPr="00A61C51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4</w:t>
      </w:r>
      <w:r w:rsidR="001A4484" w:rsidRPr="00C86ACA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r w:rsidR="001B0418" w:rsidRPr="00A61C51">
        <w:rPr>
          <w:sz w:val="20"/>
          <w:szCs w:val="20"/>
        </w:rPr>
        <w:t xml:space="preserve">CMOS production lines have become a promising </w:t>
      </w:r>
      <w:r w:rsidR="004A4B2A">
        <w:rPr>
          <w:sz w:val="20"/>
          <w:szCs w:val="20"/>
        </w:rPr>
        <w:t xml:space="preserve">technology </w:t>
      </w:r>
      <w:r w:rsidR="00D5079A">
        <w:rPr>
          <w:sz w:val="20"/>
          <w:szCs w:val="20"/>
        </w:rPr>
        <w:t xml:space="preserve">in </w:t>
      </w:r>
      <w:r w:rsidR="00D5079A" w:rsidRPr="00A61C51">
        <w:rPr>
          <w:sz w:val="20"/>
          <w:szCs w:val="20"/>
        </w:rPr>
        <w:t>short</w:t>
      </w:r>
      <w:r w:rsidR="00D5079A">
        <w:rPr>
          <w:sz w:val="20"/>
          <w:szCs w:val="20"/>
        </w:rPr>
        <w:t xml:space="preserve"> distance optical communication and single chip OEO system</w:t>
      </w:r>
      <w:r w:rsidR="00296A21">
        <w:rPr>
          <w:sz w:val="20"/>
          <w:szCs w:val="20"/>
        </w:rPr>
        <w:t>s</w:t>
      </w:r>
      <w:r w:rsidR="001B0418" w:rsidRPr="00A61C51">
        <w:rPr>
          <w:sz w:val="20"/>
          <w:szCs w:val="20"/>
        </w:rPr>
        <w:t>.</w:t>
      </w:r>
      <w:r w:rsidR="00C46719">
        <w:rPr>
          <w:sz w:val="20"/>
          <w:szCs w:val="20"/>
          <w:vertAlign w:val="superscript"/>
        </w:rPr>
        <w:t>5,6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EAM </w:t>
      </w:r>
      <w:r w:rsidR="0038782C" w:rsidRPr="00A61C51">
        <w:rPr>
          <w:sz w:val="20"/>
          <w:szCs w:val="20"/>
        </w:rPr>
        <w:t>has 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used 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though hybrid bonding 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7,</w:t>
      </w:r>
      <w:r w:rsidR="00D80581">
        <w:rPr>
          <w:sz w:val="20"/>
          <w:szCs w:val="20"/>
          <w:vertAlign w:val="superscript"/>
        </w:rPr>
        <w:t xml:space="preserve"> 8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2D4A6C" w:rsidRPr="00A61C51">
        <w:rPr>
          <w:sz w:val="20"/>
          <w:szCs w:val="20"/>
        </w:rPr>
        <w:t xml:space="preserve">low voltage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a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Recently,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>sub 100mV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 xml:space="preserve">voltage silicon modulator based on </w:t>
      </w:r>
      <w:r w:rsidR="00323F34" w:rsidRPr="00A61C51">
        <w:rPr>
          <w:sz w:val="20"/>
          <w:szCs w:val="20"/>
        </w:rPr>
        <w:t>tuning</w:t>
      </w:r>
      <w:r w:rsidR="00893622" w:rsidRPr="00A61C51">
        <w:rPr>
          <w:sz w:val="20"/>
          <w:szCs w:val="20"/>
        </w:rPr>
        <w:t xml:space="preserve"> resonant wavelength in </w:t>
      </w:r>
      <w:r w:rsidR="00296A21">
        <w:rPr>
          <w:sz w:val="20"/>
          <w:szCs w:val="20"/>
        </w:rPr>
        <w:t xml:space="preserve">a </w:t>
      </w:r>
      <w:r w:rsidR="00873CD1" w:rsidRPr="00A22A28">
        <w:rPr>
          <w:i/>
          <w:sz w:val="20"/>
          <w:szCs w:val="20"/>
        </w:rPr>
        <w:t>_____________________________</w:t>
      </w:r>
    </w:p>
    <w:p w14:paraId="04738EF5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lastRenderedPageBreak/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603FEFB2" w14:textId="0034463B" w:rsidR="002A51AE" w:rsidRPr="00873CD1" w:rsidRDefault="00893622" w:rsidP="00873CD1">
      <w:pPr>
        <w:spacing w:line="480" w:lineRule="auto"/>
        <w:jc w:val="both"/>
        <w:rPr>
          <w:sz w:val="20"/>
          <w:szCs w:val="20"/>
        </w:rPr>
      </w:pPr>
      <w:proofErr w:type="gramStart"/>
      <w:r w:rsidRPr="00A61C51">
        <w:rPr>
          <w:sz w:val="20"/>
          <w:szCs w:val="20"/>
        </w:rPr>
        <w:t>high</w:t>
      </w:r>
      <w:proofErr w:type="gramEnd"/>
      <w:r w:rsidRPr="00A61C51">
        <w:rPr>
          <w:sz w:val="20"/>
          <w:szCs w:val="20"/>
        </w:rPr>
        <w:t xml:space="preserve"> Q microring resonator or </w:t>
      </w:r>
      <w:r w:rsidR="00323F34" w:rsidRPr="00A61C51">
        <w:rPr>
          <w:sz w:val="20"/>
          <w:szCs w:val="20"/>
        </w:rPr>
        <w:t>photonic crystal</w:t>
      </w:r>
      <w:r w:rsidRPr="00A61C51">
        <w:rPr>
          <w:sz w:val="20"/>
          <w:szCs w:val="20"/>
        </w:rPr>
        <w:t xml:space="preserve"> cavity </w:t>
      </w:r>
      <w:r w:rsidR="00296A21">
        <w:rPr>
          <w:sz w:val="20"/>
          <w:szCs w:val="20"/>
        </w:rPr>
        <w:t>has</w:t>
      </w:r>
      <w:r w:rsidR="00296A21" w:rsidRPr="00A61C51">
        <w:rPr>
          <w:sz w:val="20"/>
          <w:szCs w:val="20"/>
        </w:rPr>
        <w:t xml:space="preserve"> </w:t>
      </w:r>
      <w:r w:rsidR="00C220E2" w:rsidRPr="00A61C51">
        <w:rPr>
          <w:sz w:val="20"/>
          <w:szCs w:val="20"/>
        </w:rPr>
        <w:t>been demonstrated.</w:t>
      </w:r>
      <w:r w:rsidR="0002006C">
        <w:rPr>
          <w:sz w:val="20"/>
          <w:szCs w:val="20"/>
          <w:vertAlign w:val="superscript"/>
        </w:rPr>
        <w:t>9</w:t>
      </w:r>
      <w:r w:rsidR="00BF13C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10</w:t>
      </w:r>
      <w:r w:rsidR="00C220E2" w:rsidRPr="00A61C51">
        <w:rPr>
          <w:sz w:val="20"/>
          <w:szCs w:val="20"/>
        </w:rPr>
        <w:t xml:space="preserve"> However, they are</w:t>
      </w:r>
      <w:r w:rsidRPr="00A61C51">
        <w:rPr>
          <w:sz w:val="20"/>
          <w:szCs w:val="20"/>
        </w:rPr>
        <w:t xml:space="preserve"> sensitive to fabrication imperfect</w:t>
      </w:r>
      <w:r w:rsidR="00296A21">
        <w:rPr>
          <w:sz w:val="20"/>
          <w:szCs w:val="20"/>
        </w:rPr>
        <w:t>ions</w:t>
      </w:r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Pr="00A61C51">
        <w:rPr>
          <w:sz w:val="20"/>
          <w:szCs w:val="20"/>
        </w:rPr>
        <w:t>For EAM</w:t>
      </w:r>
      <w:r w:rsidR="00296A21">
        <w:rPr>
          <w:sz w:val="20"/>
          <w:szCs w:val="20"/>
        </w:rPr>
        <w:t>s</w:t>
      </w:r>
      <w:r w:rsidR="007F4743" w:rsidRPr="00A61C51">
        <w:rPr>
          <w:sz w:val="20"/>
          <w:szCs w:val="20"/>
        </w:rPr>
        <w:t xml:space="preserve">,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 xml:space="preserve">an </w:t>
      </w:r>
      <w:r w:rsidR="009020BE" w:rsidRPr="00A61C51">
        <w:rPr>
          <w:sz w:val="20"/>
          <w:szCs w:val="20"/>
        </w:rPr>
        <w:t xml:space="preserve">increase </w:t>
      </w:r>
      <w:r w:rsidR="00296A21">
        <w:rPr>
          <w:sz w:val="20"/>
          <w:szCs w:val="20"/>
        </w:rPr>
        <w:t xml:space="preserve">in </w:t>
      </w:r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reflector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r w:rsidR="007F4743" w:rsidRPr="00A61C51">
        <w:rPr>
          <w:sz w:val="20"/>
          <w:szCs w:val="20"/>
        </w:rPr>
        <w:t>.</w:t>
      </w:r>
      <w:r w:rsidR="0002006C">
        <w:rPr>
          <w:sz w:val="20"/>
          <w:szCs w:val="20"/>
          <w:vertAlign w:val="superscript"/>
        </w:rPr>
        <w:t>11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r w:rsidR="00296A21">
        <w:rPr>
          <w:sz w:val="20"/>
          <w:szCs w:val="20"/>
        </w:rPr>
        <w:t>,</w:t>
      </w:r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>requ</w:t>
      </w:r>
      <w:r w:rsidR="00E21FCD">
        <w:rPr>
          <w:sz w:val="20"/>
          <w:szCs w:val="20"/>
        </w:rPr>
        <w:t>i</w:t>
      </w:r>
      <w:r w:rsidR="00296A21">
        <w:rPr>
          <w:sz w:val="20"/>
          <w:szCs w:val="20"/>
        </w:rPr>
        <w:t>ring</w:t>
      </w:r>
      <w:r w:rsidR="00744F57" w:rsidRPr="00A61C51">
        <w:rPr>
          <w:sz w:val="20"/>
          <w:szCs w:val="20"/>
        </w:rPr>
        <w:t xml:space="preserve"> additional fabrication procedure</w:t>
      </w:r>
      <w:r w:rsidR="00296A21">
        <w:rPr>
          <w:sz w:val="20"/>
          <w:szCs w:val="20"/>
        </w:rPr>
        <w:t>s</w:t>
      </w:r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0FDB5D54" w14:textId="3C523493" w:rsidR="0037595B" w:rsidRPr="001321A5" w:rsidRDefault="00806CDC" w:rsidP="008F0D22">
      <w:pPr>
        <w:spacing w:line="480" w:lineRule="auto"/>
        <w:ind w:firstLine="360"/>
        <w:jc w:val="both"/>
        <w:rPr>
          <w:sz w:val="20"/>
          <w:szCs w:val="20"/>
        </w:rPr>
      </w:pPr>
      <w:r w:rsidRPr="001321A5">
        <w:rPr>
          <w:sz w:val="20"/>
          <w:szCs w:val="20"/>
        </w:rPr>
        <w:t>Band</w:t>
      </w:r>
      <w:r w:rsidR="0037595B" w:rsidRPr="001321A5">
        <w:rPr>
          <w:sz w:val="20"/>
          <w:szCs w:val="20"/>
        </w:rPr>
        <w:t>-</w:t>
      </w:r>
      <w:r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DA2BE2" w:rsidRPr="001321A5">
        <w:rPr>
          <w:sz w:val="20"/>
          <w:szCs w:val="20"/>
        </w:rPr>
        <w:t>MQWs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r w:rsidR="004D43FC">
        <w:rPr>
          <w:sz w:val="20"/>
          <w:szCs w:val="20"/>
        </w:rPr>
        <w:t xml:space="preserve">in </w:t>
      </w:r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801E70">
        <w:rPr>
          <w:sz w:val="20"/>
          <w:szCs w:val="20"/>
          <w:vertAlign w:val="superscript"/>
        </w:rPr>
        <w:t>12</w:t>
      </w:r>
      <w:r w:rsidR="0037595B" w:rsidRPr="001321A5">
        <w:rPr>
          <w:sz w:val="20"/>
          <w:szCs w:val="20"/>
        </w:rPr>
        <w:t xml:space="preserve"> </w:t>
      </w:r>
      <w:proofErr w:type="gramStart"/>
      <w:r w:rsidR="00C2038C" w:rsidRPr="001321A5">
        <w:rPr>
          <w:sz w:val="20"/>
          <w:szCs w:val="20"/>
        </w:rPr>
        <w:t>The</w:t>
      </w:r>
      <w:proofErr w:type="gramEnd"/>
      <w:r w:rsidR="00C2038C" w:rsidRPr="001321A5">
        <w:rPr>
          <w:sz w:val="20"/>
          <w:szCs w:val="20"/>
        </w:rPr>
        <w:t xml:space="preserve"> band-filling effect, </w:t>
      </w:r>
      <w:r w:rsidR="00296A21">
        <w:rPr>
          <w:sz w:val="20"/>
          <w:szCs w:val="20"/>
        </w:rPr>
        <w:t>in which</w:t>
      </w:r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filled with 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absorption edge.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electron concentration</w:t>
      </w:r>
      <w:r w:rsidR="00296A21">
        <w:rPr>
          <w:sz w:val="20"/>
          <w:szCs w:val="20"/>
        </w:rPr>
        <w:t>s</w:t>
      </w:r>
      <w:r w:rsidR="00DA2BE2" w:rsidRPr="001321A5">
        <w:rPr>
          <w:sz w:val="20"/>
          <w:szCs w:val="20"/>
        </w:rPr>
        <w:t xml:space="preserve"> in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1C3A85" w:rsidRPr="001321A5">
        <w:rPr>
          <w:sz w:val="20"/>
          <w:szCs w:val="20"/>
        </w:rPr>
        <w:t xml:space="preserve">MQWs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 xml:space="preserve">ltage though </w:t>
      </w:r>
      <w:r w:rsidR="00296A21">
        <w:rPr>
          <w:sz w:val="20"/>
          <w:szCs w:val="20"/>
        </w:rPr>
        <w:t xml:space="preserve">the </w:t>
      </w:r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 xml:space="preserve">100mV driven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th</w:t>
      </w:r>
      <w:r w:rsidR="00296A21">
        <w:rPr>
          <w:sz w:val="20"/>
          <w:szCs w:val="20"/>
        </w:rPr>
        <w:t>r</w:t>
      </w:r>
      <w:r w:rsidR="00992AA5">
        <w:rPr>
          <w:sz w:val="20"/>
          <w:szCs w:val="20"/>
        </w:rPr>
        <w:t xml:space="preserve">ough </w:t>
      </w:r>
      <w:r w:rsidR="007C335E">
        <w:rPr>
          <w:sz w:val="20"/>
          <w:szCs w:val="20"/>
        </w:rPr>
        <w:t xml:space="preserve">electrooptical </w:t>
      </w:r>
      <w:r w:rsidR="00F92797" w:rsidRPr="00F92797">
        <w:rPr>
          <w:sz w:val="20"/>
          <w:szCs w:val="20"/>
        </w:rPr>
        <w:t>phenomena</w:t>
      </w:r>
      <w:r w:rsidR="00F92797">
        <w:rPr>
          <w:sz w:val="20"/>
          <w:szCs w:val="20"/>
        </w:rPr>
        <w:t xml:space="preserve"> in</w:t>
      </w:r>
      <w:r w:rsidR="007C335E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a</w:t>
      </w:r>
      <w:r w:rsidR="00561DF0">
        <w:rPr>
          <w:sz w:val="20"/>
          <w:szCs w:val="20"/>
        </w:rPr>
        <w:t xml:space="preserve"> modulation-d</w:t>
      </w:r>
      <w:r w:rsidR="007C0B42">
        <w:rPr>
          <w:sz w:val="20"/>
          <w:szCs w:val="20"/>
        </w:rPr>
        <w:t>oped quantum well</w:t>
      </w:r>
      <w:r w:rsidR="00F06E60" w:rsidRPr="001321A5">
        <w:rPr>
          <w:sz w:val="20"/>
          <w:szCs w:val="20"/>
        </w:rPr>
        <w:t>.</w:t>
      </w:r>
      <w:r w:rsidR="009040A0">
        <w:rPr>
          <w:sz w:val="20"/>
          <w:szCs w:val="20"/>
          <w:vertAlign w:val="superscript"/>
        </w:rPr>
        <w:t>13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r w:rsidR="00296A21">
        <w:rPr>
          <w:sz w:val="20"/>
          <w:szCs w:val="20"/>
        </w:rPr>
        <w:t>is</w:t>
      </w:r>
      <w:r w:rsidR="00296A21" w:rsidRPr="001321A5">
        <w:rPr>
          <w:sz w:val="20"/>
          <w:szCs w:val="20"/>
        </w:rPr>
        <w:t xml:space="preserve"> </w:t>
      </w:r>
      <w:r w:rsidR="00DA2BE2" w:rsidRPr="001321A5">
        <w:rPr>
          <w:sz w:val="20"/>
          <w:szCs w:val="20"/>
        </w:rPr>
        <w:t xml:space="preserve">still </w:t>
      </w:r>
      <w:r w:rsidR="00296A21">
        <w:rPr>
          <w:sz w:val="20"/>
          <w:szCs w:val="20"/>
        </w:rPr>
        <w:t xml:space="preserve">a </w:t>
      </w:r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>band-filling effect.</w:t>
      </w:r>
    </w:p>
    <w:p w14:paraId="6D9814F0" w14:textId="05CAE577" w:rsidR="00F06E60" w:rsidRDefault="00F06E60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61043E">
        <w:rPr>
          <w:sz w:val="20"/>
          <w:szCs w:val="20"/>
          <w:lang w:eastAsia="zh-CN"/>
        </w:rPr>
        <w:t xml:space="preserve">new type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E21FCD">
        <w:rPr>
          <w:sz w:val="20"/>
          <w:szCs w:val="20"/>
          <w:lang w:eastAsia="zh-CN"/>
        </w:rPr>
        <w:t xml:space="preserve">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0C517C" w:rsidRPr="001321A5">
        <w:rPr>
          <w:sz w:val="20"/>
          <w:szCs w:val="20"/>
          <w:lang w:eastAsia="zh-CN"/>
        </w:rPr>
        <w:t xml:space="preserve"> wafer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 xml:space="preserve">a </w:t>
      </w:r>
      <w:r w:rsidR="00004966">
        <w:rPr>
          <w:sz w:val="20"/>
          <w:szCs w:val="20"/>
          <w:lang w:eastAsia="zh-CN"/>
        </w:rPr>
        <w:t xml:space="preserve">promising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driven modulator</w:t>
      </w:r>
      <w:r w:rsidR="000C517C" w:rsidRPr="001321A5">
        <w:rPr>
          <w:sz w:val="20"/>
          <w:szCs w:val="20"/>
          <w:lang w:eastAsia="zh-CN"/>
        </w:rPr>
        <w:t>.</w:t>
      </w:r>
    </w:p>
    <w:p w14:paraId="7E682894" w14:textId="677EBDC6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1(a) and (b) show the cross-section view and </w:t>
      </w:r>
      <w:r w:rsidR="009040A0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three-dimensional view</w:t>
      </w:r>
      <w:r w:rsidR="00010263">
        <w:rPr>
          <w:sz w:val="20"/>
          <w:szCs w:val="20"/>
          <w:lang w:eastAsia="zh-CN"/>
        </w:rPr>
        <w:t>, respectively,</w:t>
      </w:r>
      <w:r w:rsidR="00E27320" w:rsidRPr="00E27320">
        <w:rPr>
          <w:sz w:val="20"/>
          <w:szCs w:val="20"/>
          <w:lang w:eastAsia="zh-CN"/>
        </w:rPr>
        <w:t xml:space="preserve"> for the EAM integrated on SOI using BCB adhesive bonding technology.</w:t>
      </w:r>
      <w:r w:rsidR="00B9412F">
        <w:rPr>
          <w:sz w:val="20"/>
          <w:szCs w:val="20"/>
          <w:vertAlign w:val="superscript"/>
          <w:lang w:eastAsia="zh-CN"/>
        </w:rPr>
        <w:t>7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 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III/V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structure. The silicon ridge waveguide is fabricated on</w:t>
      </w:r>
      <w:r w:rsidR="00010263">
        <w:rPr>
          <w:sz w:val="20"/>
          <w:szCs w:val="20"/>
          <w:lang w:eastAsia="zh-CN"/>
        </w:rPr>
        <w:t xml:space="preserve"> a</w:t>
      </w:r>
      <w:r w:rsidR="00E27320" w:rsidRPr="00E27320">
        <w:rPr>
          <w:sz w:val="20"/>
          <w:szCs w:val="20"/>
          <w:lang w:eastAsia="zh-CN"/>
        </w:rPr>
        <w:t xml:space="preserve"> 380nm-thick silicon layer. The thin bonding layer includes around 30nm BCB layer and around 15 nm silica layer.  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III/V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structure, there is a 100nm p-</w:t>
      </w:r>
      <w:proofErr w:type="spellStart"/>
      <w:r w:rsidR="00E27320" w:rsidRPr="00E27320">
        <w:rPr>
          <w:sz w:val="20"/>
          <w:szCs w:val="20"/>
          <w:lang w:eastAsia="zh-CN"/>
        </w:rPr>
        <w:t>InGaAs</w:t>
      </w:r>
      <w:proofErr w:type="spellEnd"/>
      <w:r w:rsidR="00E27320" w:rsidRPr="00E27320">
        <w:rPr>
          <w:sz w:val="20"/>
          <w:szCs w:val="20"/>
          <w:lang w:eastAsia="zh-CN"/>
        </w:rPr>
        <w:t xml:space="preserve">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 connected with</w:t>
      </w:r>
      <w:r w:rsidR="00010263">
        <w:rPr>
          <w:sz w:val="20"/>
          <w:szCs w:val="20"/>
          <w:lang w:eastAsia="zh-CN"/>
        </w:rPr>
        <w:t xml:space="preserve"> the</w:t>
      </w:r>
      <w:r w:rsidR="00E27320" w:rsidRPr="00E27320">
        <w:rPr>
          <w:sz w:val="20"/>
          <w:szCs w:val="20"/>
          <w:lang w:eastAsia="zh-CN"/>
        </w:rPr>
        <w:t xml:space="preserve"> source metal.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E27320" w:rsidRPr="00E27320">
        <w:rPr>
          <w:sz w:val="20"/>
          <w:szCs w:val="20"/>
          <w:lang w:eastAsia="zh-CN"/>
        </w:rPr>
        <w:t xml:space="preserve">. In the intrinsic region, a multiple-quantum-well (MQW) stack is sandwiched between two separate confinement </w:t>
      </w:r>
      <w:proofErr w:type="spellStart"/>
      <w:r w:rsidR="00E27320" w:rsidRPr="00E27320">
        <w:rPr>
          <w:sz w:val="20"/>
          <w:szCs w:val="20"/>
          <w:lang w:eastAsia="zh-CN"/>
        </w:rPr>
        <w:t>heterostructure</w:t>
      </w:r>
      <w:proofErr w:type="spellEnd"/>
      <w:r w:rsidR="00E27320" w:rsidRPr="00E27320">
        <w:rPr>
          <w:sz w:val="20"/>
          <w:szCs w:val="20"/>
          <w:lang w:eastAsia="zh-CN"/>
        </w:rPr>
        <w:t xml:space="preserve">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>. There are 10 compressive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 wells and 11 tensile 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 composing the MQW.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III/V structure, a 150nm thin n-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connected with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ground metal.  Detail</w:t>
      </w:r>
      <w:r w:rsidR="00010263">
        <w:rPr>
          <w:sz w:val="20"/>
          <w:szCs w:val="20"/>
          <w:lang w:eastAsia="zh-CN"/>
        </w:rPr>
        <w:t>ed</w:t>
      </w:r>
      <w:r w:rsidR="00E27320" w:rsidRPr="00E27320">
        <w:rPr>
          <w:sz w:val="20"/>
          <w:szCs w:val="20"/>
          <w:lang w:eastAsia="zh-CN"/>
        </w:rPr>
        <w:t xml:space="preserve"> epitaxial layers </w:t>
      </w:r>
      <w:r w:rsidR="00010263">
        <w:rPr>
          <w:sz w:val="20"/>
          <w:szCs w:val="20"/>
          <w:lang w:eastAsia="zh-CN"/>
        </w:rPr>
        <w:t>are</w:t>
      </w:r>
      <w:r w:rsidR="00E27320" w:rsidRPr="00E27320">
        <w:rPr>
          <w:sz w:val="20"/>
          <w:szCs w:val="20"/>
          <w:lang w:eastAsia="zh-CN"/>
        </w:rPr>
        <w:t xml:space="preserve"> 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7CE9BD75" w14:textId="74588AA3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r w:rsidR="00E21FCD">
        <w:rPr>
          <w:sz w:val="20"/>
          <w:szCs w:val="20"/>
        </w:rPr>
        <w:t xml:space="preserve">that of </w:t>
      </w:r>
      <w:r w:rsidR="00FA3079">
        <w:rPr>
          <w:sz w:val="20"/>
          <w:szCs w:val="20"/>
        </w:rPr>
        <w:t>our previous laser</w:t>
      </w:r>
      <w:r w:rsidR="00E21FCD">
        <w:rPr>
          <w:sz w:val="20"/>
          <w:szCs w:val="20"/>
        </w:rPr>
        <w:t>/</w:t>
      </w:r>
      <w:r w:rsidR="00FA3079">
        <w:rPr>
          <w:sz w:val="20"/>
          <w:szCs w:val="20"/>
        </w:rPr>
        <w:t>modulator.</w:t>
      </w:r>
      <w:r w:rsidR="0082201E">
        <w:rPr>
          <w:sz w:val="20"/>
          <w:szCs w:val="20"/>
          <w:vertAlign w:val="superscript"/>
        </w:rPr>
        <w:t xml:space="preserve">7, </w:t>
      </w:r>
      <w:r w:rsidR="00730FBB">
        <w:rPr>
          <w:sz w:val="20"/>
          <w:szCs w:val="20"/>
          <w:vertAlign w:val="superscript"/>
        </w:rPr>
        <w:t>8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r w:rsidR="007B4545">
        <w:rPr>
          <w:sz w:val="20"/>
          <w:szCs w:val="20"/>
        </w:rPr>
        <w:t>ly</w:t>
      </w:r>
      <w:r w:rsidR="00FA3079">
        <w:rPr>
          <w:sz w:val="20"/>
          <w:szCs w:val="20"/>
        </w:rPr>
        <w:t xml:space="preserve"> selective wet etching process, w</w:t>
      </w:r>
      <w:r w:rsidR="00FA3079" w:rsidRPr="00FA3079">
        <w:rPr>
          <w:sz w:val="20"/>
          <w:szCs w:val="20"/>
        </w:rPr>
        <w:t xml:space="preserve">e </w:t>
      </w:r>
      <w:r w:rsidR="005B2CC5">
        <w:rPr>
          <w:sz w:val="20"/>
          <w:szCs w:val="20"/>
        </w:rPr>
        <w:t xml:space="preserve">can </w:t>
      </w:r>
      <w:r w:rsidR="00FA3079">
        <w:rPr>
          <w:sz w:val="20"/>
          <w:szCs w:val="20"/>
        </w:rPr>
        <w:t>directly use</w:t>
      </w:r>
      <w:r w:rsidR="00FA3079" w:rsidRPr="00FA3079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 xml:space="preserve">photoresist mask instead of </w:t>
      </w:r>
      <w:r w:rsidR="007B4545">
        <w:rPr>
          <w:sz w:val="20"/>
          <w:szCs w:val="20"/>
        </w:rPr>
        <w:t xml:space="preserve">a </w:t>
      </w:r>
      <w:proofErr w:type="spellStart"/>
      <w:r w:rsidR="00FA3079" w:rsidRPr="00FA3079">
        <w:rPr>
          <w:sz w:val="20"/>
          <w:szCs w:val="20"/>
        </w:rPr>
        <w:t>SiN</w:t>
      </w:r>
      <w:proofErr w:type="spellEnd"/>
      <w:r w:rsidR="00FA3079" w:rsidRPr="00FA3079">
        <w:rPr>
          <w:sz w:val="20"/>
          <w:szCs w:val="20"/>
        </w:rPr>
        <w:t xml:space="preserve"> hard mask</w:t>
      </w:r>
      <w:r w:rsidR="00FA3079">
        <w:rPr>
          <w:sz w:val="20"/>
          <w:szCs w:val="20"/>
        </w:rPr>
        <w:t xml:space="preserve"> to define the III/V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>In this way, we do</w:t>
      </w:r>
      <w:r w:rsidR="00E21FCD">
        <w:rPr>
          <w:sz w:val="20"/>
          <w:szCs w:val="20"/>
        </w:rPr>
        <w:t xml:space="preserve"> </w:t>
      </w:r>
      <w:r w:rsidR="00FA3079">
        <w:rPr>
          <w:sz w:val="20"/>
          <w:szCs w:val="20"/>
        </w:rPr>
        <w:t>n</w:t>
      </w:r>
      <w:r w:rsidR="00E21FCD">
        <w:rPr>
          <w:sz w:val="20"/>
          <w:szCs w:val="20"/>
        </w:rPr>
        <w:t>o</w:t>
      </w:r>
      <w:r w:rsidR="00FA3079">
        <w:rPr>
          <w:sz w:val="20"/>
          <w:szCs w:val="20"/>
        </w:rPr>
        <w:t xml:space="preserve">t need to deposit </w:t>
      </w:r>
      <w:r w:rsidR="00E505AC">
        <w:rPr>
          <w:sz w:val="20"/>
          <w:szCs w:val="20"/>
        </w:rPr>
        <w:t>or</w:t>
      </w:r>
      <w:r w:rsidR="00FA3079">
        <w:rPr>
          <w:sz w:val="20"/>
          <w:szCs w:val="20"/>
        </w:rPr>
        <w:t xml:space="preserve"> etch</w:t>
      </w:r>
      <w:r w:rsidR="007B454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</w:t>
      </w:r>
      <w:proofErr w:type="spellStart"/>
      <w:r w:rsidR="00FA3079">
        <w:rPr>
          <w:sz w:val="20"/>
          <w:szCs w:val="20"/>
        </w:rPr>
        <w:t>SiN</w:t>
      </w:r>
      <w:proofErr w:type="spellEnd"/>
      <w:r w:rsidR="00FA3079">
        <w:rPr>
          <w:sz w:val="20"/>
          <w:szCs w:val="20"/>
        </w:rPr>
        <w:t xml:space="preserve"> layer by PECVD </w:t>
      </w:r>
      <w:r w:rsidR="00FD714F">
        <w:rPr>
          <w:sz w:val="20"/>
          <w:szCs w:val="20"/>
        </w:rPr>
        <w:t xml:space="preserve">or </w:t>
      </w:r>
      <w:r w:rsidR="00FA3079">
        <w:rPr>
          <w:sz w:val="20"/>
          <w:szCs w:val="20"/>
        </w:rPr>
        <w:t xml:space="preserve">ICP-RIE. </w:t>
      </w:r>
      <w:r w:rsidRPr="00DF3F9C">
        <w:rPr>
          <w:sz w:val="20"/>
          <w:szCs w:val="20"/>
        </w:rPr>
        <w:t xml:space="preserve">The SOI is fabricated through an </w:t>
      </w:r>
      <w:proofErr w:type="spellStart"/>
      <w:r w:rsidRPr="00DF3F9C">
        <w:rPr>
          <w:sz w:val="20"/>
          <w:szCs w:val="20"/>
        </w:rPr>
        <w:t>ePIXfab</w:t>
      </w:r>
      <w:proofErr w:type="spellEnd"/>
      <w:r w:rsidRPr="00DF3F9C">
        <w:rPr>
          <w:sz w:val="20"/>
          <w:szCs w:val="20"/>
        </w:rPr>
        <w:t xml:space="preserve"> Multi Project Wafer run.</w:t>
      </w:r>
      <w:r w:rsidR="00547D7E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</w:t>
      </w:r>
      <w:proofErr w:type="gramStart"/>
      <w:r w:rsidRPr="00DF3F9C">
        <w:rPr>
          <w:sz w:val="20"/>
          <w:szCs w:val="20"/>
        </w:rPr>
        <w:t>The</w:t>
      </w:r>
      <w:proofErr w:type="gramEnd"/>
      <w:r w:rsidRPr="00DF3F9C">
        <w:rPr>
          <w:sz w:val="20"/>
          <w:szCs w:val="20"/>
        </w:rPr>
        <w:t xml:space="preserve"> silicon ridge waveguide is 1.5 μm </w:t>
      </w:r>
      <w:r w:rsidR="007B4545">
        <w:rPr>
          <w:sz w:val="20"/>
          <w:szCs w:val="20"/>
        </w:rPr>
        <w:t>wide,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and the slab height is 160 nm. The silicon ridge waveguide is</w:t>
      </w:r>
      <w:r w:rsidR="005923E0">
        <w:rPr>
          <w:sz w:val="20"/>
          <w:szCs w:val="20"/>
        </w:rPr>
        <w:t xml:space="preserve"> </w:t>
      </w:r>
      <w:proofErr w:type="spellStart"/>
      <w:r w:rsidR="005923E0">
        <w:rPr>
          <w:sz w:val="20"/>
          <w:szCs w:val="20"/>
        </w:rPr>
        <w:t>planarized</w:t>
      </w:r>
      <w:proofErr w:type="spellEnd"/>
      <w:r w:rsidR="005923E0">
        <w:rPr>
          <w:sz w:val="20"/>
          <w:szCs w:val="20"/>
        </w:rPr>
        <w:t xml:space="preserve"> with silica.</w:t>
      </w:r>
      <w:r w:rsidRPr="00DF3F9C">
        <w:rPr>
          <w:sz w:val="20"/>
          <w:szCs w:val="20"/>
        </w:rPr>
        <w:t xml:space="preserve">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proofErr w:type="spellStart"/>
      <w:proofErr w:type="gramStart"/>
      <w:r w:rsidR="005D1221">
        <w:rPr>
          <w:sz w:val="20"/>
          <w:szCs w:val="20"/>
        </w:rPr>
        <w:t>InP</w:t>
      </w:r>
      <w:proofErr w:type="spellEnd"/>
      <w:proofErr w:type="gramEnd"/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>ubstrate, the pattern on</w:t>
      </w:r>
      <w:r w:rsidR="007B4545">
        <w:rPr>
          <w:sz w:val="20"/>
          <w:szCs w:val="20"/>
        </w:rPr>
        <w:t xml:space="preserve"> the</w:t>
      </w:r>
      <w:r w:rsidR="005D1221">
        <w:rPr>
          <w:sz w:val="20"/>
          <w:szCs w:val="20"/>
        </w:rPr>
        <w:t xml:space="preserve"> </w:t>
      </w:r>
      <w:proofErr w:type="spellStart"/>
      <w:r w:rsidR="005D1221">
        <w:rPr>
          <w:sz w:val="20"/>
          <w:szCs w:val="20"/>
          <w:lang w:eastAsia="zh-CN"/>
        </w:rPr>
        <w:t>InGaAs</w:t>
      </w:r>
      <w:proofErr w:type="spellEnd"/>
      <w:r w:rsidR="005D1221">
        <w:rPr>
          <w:sz w:val="20"/>
          <w:szCs w:val="20"/>
          <w:lang w:eastAsia="zh-CN"/>
        </w:rPr>
        <w:t xml:space="preserve"> layer is defined by wet-etching with the 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>p-</w:t>
      </w:r>
      <w:proofErr w:type="spellStart"/>
      <w:r w:rsidR="00803B00" w:rsidRPr="00DF3F9C">
        <w:rPr>
          <w:sz w:val="20"/>
          <w:szCs w:val="20"/>
        </w:rPr>
        <w:t>InP</w:t>
      </w:r>
      <w:proofErr w:type="spellEnd"/>
      <w:r w:rsidR="00803B00" w:rsidRPr="00DF3F9C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by</w:t>
      </w:r>
      <w:r w:rsidR="007B4545">
        <w:rPr>
          <w:sz w:val="20"/>
          <w:szCs w:val="20"/>
        </w:rPr>
        <w:t xml:space="preserve"> a</w:t>
      </w:r>
      <w:r w:rsidR="00803B00">
        <w:rPr>
          <w:sz w:val="20"/>
          <w:szCs w:val="20"/>
        </w:rPr>
        <w:t xml:space="preserve"> last step</w:t>
      </w:r>
      <w:r w:rsidR="00803B00" w:rsidRPr="00803B00">
        <w:rPr>
          <w:sz w:val="20"/>
          <w:szCs w:val="20"/>
        </w:rPr>
        <w:t xml:space="preserve"> </w:t>
      </w:r>
      <w:proofErr w:type="spellStart"/>
      <w:r w:rsidR="00803B00" w:rsidRPr="00803B00">
        <w:rPr>
          <w:sz w:val="20"/>
          <w:szCs w:val="20"/>
        </w:rPr>
        <w:t>InGaAs</w:t>
      </w:r>
      <w:proofErr w:type="spellEnd"/>
      <w:r w:rsidR="00803B00" w:rsidRPr="00803B00">
        <w:rPr>
          <w:sz w:val="20"/>
          <w:szCs w:val="20"/>
        </w:rPr>
        <w:t xml:space="preserve"> pattern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etching. I</w:t>
      </w:r>
      <w:r w:rsidR="0043680A">
        <w:rPr>
          <w:sz w:val="20"/>
          <w:szCs w:val="20"/>
        </w:rPr>
        <w:t xml:space="preserve">ts </w:t>
      </w:r>
      <w:r w:rsidR="0043680A">
        <w:rPr>
          <w:sz w:val="20"/>
          <w:szCs w:val="20"/>
        </w:rPr>
        <w:lastRenderedPageBreak/>
        <w:t>cross section becomes an</w:t>
      </w:r>
      <w:r w:rsidRPr="00DF3F9C">
        <w:rPr>
          <w:sz w:val="20"/>
          <w:szCs w:val="20"/>
        </w:rPr>
        <w:t xml:space="preserve"> upside down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width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defined by 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photoresist mask. </w:t>
      </w:r>
      <w:r w:rsidR="0042789A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42789A">
        <w:rPr>
          <w:sz w:val="20"/>
          <w:szCs w:val="20"/>
        </w:rPr>
        <w:t>ough</w:t>
      </w:r>
      <w:r w:rsidRPr="00DF3F9C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an </w:t>
      </w:r>
      <w:r w:rsidRPr="00DF3F9C">
        <w:rPr>
          <w:sz w:val="20"/>
          <w:szCs w:val="20"/>
        </w:rPr>
        <w:t xml:space="preserve">under-etching process, the intrinsic </w:t>
      </w:r>
      <w:r w:rsidR="007E6186">
        <w:rPr>
          <w:sz w:val="20"/>
          <w:szCs w:val="20"/>
        </w:rPr>
        <w:t>region</w:t>
      </w:r>
      <w:r w:rsidRPr="00DF3F9C">
        <w:rPr>
          <w:sz w:val="20"/>
          <w:szCs w:val="20"/>
        </w:rPr>
        <w:t xml:space="preserve"> is</w:t>
      </w:r>
      <w:r w:rsidR="00DC4621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reduced to 1.5 μm</w:t>
      </w:r>
      <w:r w:rsidR="007B4545">
        <w:rPr>
          <w:sz w:val="20"/>
          <w:szCs w:val="20"/>
        </w:rPr>
        <w:t xml:space="preserve"> in</w:t>
      </w:r>
      <w:r w:rsidRPr="00DF3F9C">
        <w:rPr>
          <w:sz w:val="20"/>
          <w:szCs w:val="20"/>
        </w:rPr>
        <w:t xml:space="preserve"> width. A 0.1 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for n-contacts. Then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unwanted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is removed by wet-etching. A 2.5 µm thick DVS-BCB is used for passivation and planarization. The DVS-BCB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etched away in </w:t>
      </w:r>
      <w:r w:rsidRPr="00E21FCD">
        <w:rPr>
          <w:sz w:val="20"/>
          <w:szCs w:val="20"/>
        </w:rPr>
        <w:t>the via-holes for</w:t>
      </w:r>
      <w:r w:rsidRPr="00DF3F9C">
        <w:rPr>
          <w:sz w:val="20"/>
          <w:szCs w:val="20"/>
        </w:rPr>
        <w:t xml:space="preserve"> metal connection.  A 1 μm thick </w:t>
      </w:r>
      <w:proofErr w:type="spellStart"/>
      <w:r w:rsidRPr="00DF3F9C">
        <w:rPr>
          <w:sz w:val="20"/>
          <w:szCs w:val="20"/>
        </w:rPr>
        <w:t>Ti</w:t>
      </w:r>
      <w:proofErr w:type="spellEnd"/>
      <w:r w:rsidRPr="00DF3F9C">
        <w:rPr>
          <w:sz w:val="20"/>
          <w:szCs w:val="20"/>
        </w:rPr>
        <w:t xml:space="preserve">/Au alloy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</w:t>
      </w:r>
      <w:proofErr w:type="spellStart"/>
      <w:r w:rsidRPr="00DF3F9C">
        <w:rPr>
          <w:sz w:val="20"/>
          <w:szCs w:val="20"/>
        </w:rPr>
        <w:t>InGaAs</w:t>
      </w:r>
      <w:proofErr w:type="spellEnd"/>
      <w:r w:rsidRPr="00DF3F9C">
        <w:rPr>
          <w:sz w:val="20"/>
          <w:szCs w:val="20"/>
        </w:rPr>
        <w:t xml:space="preserve"> and n-contacts for 100 μm pitch ground-signal-ground (GSG) metal contact. </w:t>
      </w:r>
      <w:r w:rsidR="00E03DEE" w:rsidRPr="00E03DEE">
        <w:rPr>
          <w:sz w:val="20"/>
          <w:szCs w:val="20"/>
        </w:rPr>
        <w:t>Fig</w:t>
      </w:r>
      <w:r w:rsidR="00E03DEE">
        <w:rPr>
          <w:sz w:val="20"/>
          <w:szCs w:val="20"/>
        </w:rPr>
        <w:t>.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>1</w:t>
      </w:r>
      <w:r w:rsidR="00E03DEE" w:rsidRPr="00E03DEE">
        <w:rPr>
          <w:sz w:val="20"/>
          <w:szCs w:val="20"/>
        </w:rPr>
        <w:t>(c) show</w:t>
      </w:r>
      <w:r w:rsidR="00E03DEE">
        <w:rPr>
          <w:sz w:val="20"/>
          <w:szCs w:val="20"/>
        </w:rPr>
        <w:t>s</w:t>
      </w:r>
      <w:r w:rsidR="00E03DEE" w:rsidRPr="00E03DEE">
        <w:rPr>
          <w:sz w:val="20"/>
          <w:szCs w:val="20"/>
        </w:rPr>
        <w:t xml:space="preserve"> the fabrication results</w:t>
      </w:r>
      <w:r w:rsidR="00E03DEE">
        <w:rPr>
          <w:sz w:val="20"/>
          <w:szCs w:val="20"/>
        </w:rPr>
        <w:t xml:space="preserve"> for the cross section </w:t>
      </w:r>
      <w:r w:rsidR="00E03DEE" w:rsidRPr="00E03DEE">
        <w:rPr>
          <w:sz w:val="20"/>
          <w:szCs w:val="20"/>
        </w:rPr>
        <w:t xml:space="preserve">of the III-V/Si hybrid waveguide. </w:t>
      </w:r>
      <w:r w:rsidR="00E03DEE">
        <w:rPr>
          <w:sz w:val="20"/>
          <w:szCs w:val="20"/>
        </w:rPr>
        <w:t xml:space="preserve">Fig. 1(d) shows </w:t>
      </w:r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>raph for the lump electrode EAM.</w:t>
      </w:r>
    </w:p>
    <w:p w14:paraId="2E162FE9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3BC16F17" wp14:editId="06CF8952">
            <wp:extent cx="2927314" cy="2282024"/>
            <wp:effectExtent l="0" t="0" r="6985" b="4445"/>
            <wp:docPr id="1" name="Picture 1" descr="D:\exciton absorption\figure1\figure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36" cy="229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19B" w14:textId="1DFF2F82" w:rsidR="00497EC9" w:rsidRPr="007F3C47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>view for</w:t>
      </w:r>
      <w:r w:rsidR="00E64608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(b)</w:t>
      </w:r>
      <w:r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 xml:space="preserve">Three-dimensional </w:t>
      </w:r>
      <w:r w:rsidR="00E64608">
        <w:rPr>
          <w:sz w:val="18"/>
          <w:szCs w:val="18"/>
        </w:rPr>
        <w:t>sketch</w:t>
      </w:r>
      <w:r w:rsidR="00E64608" w:rsidRPr="007F3C47">
        <w:rPr>
          <w:rFonts w:hint="eastAsia"/>
          <w:sz w:val="18"/>
          <w:szCs w:val="18"/>
        </w:rPr>
        <w:t xml:space="preserve"> </w:t>
      </w:r>
      <w:r w:rsidR="00E64608">
        <w:rPr>
          <w:sz w:val="18"/>
          <w:szCs w:val="18"/>
        </w:rPr>
        <w:t>o</w:t>
      </w:r>
      <w:r w:rsidR="00E64608" w:rsidRPr="007F3C47">
        <w:rPr>
          <w:rFonts w:hint="eastAsia"/>
          <w:sz w:val="18"/>
          <w:szCs w:val="18"/>
        </w:rPr>
        <w:t xml:space="preserve">f </w:t>
      </w:r>
      <w:r w:rsidR="00E64608">
        <w:rPr>
          <w:sz w:val="18"/>
          <w:szCs w:val="18"/>
        </w:rPr>
        <w:t>the EAM bonded on SOI</w:t>
      </w:r>
      <w:r w:rsidR="00E64608" w:rsidRPr="007F3C47">
        <w:rPr>
          <w:rFonts w:hint="eastAsia"/>
          <w:sz w:val="18"/>
          <w:szCs w:val="18"/>
        </w:rPr>
        <w:t xml:space="preserve">. </w:t>
      </w:r>
      <w:r w:rsidRPr="007F3C47">
        <w:rPr>
          <w:rFonts w:hint="eastAsia"/>
          <w:sz w:val="18"/>
          <w:szCs w:val="18"/>
        </w:rPr>
        <w:t xml:space="preserve">(c)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view of the III-V/Si hybrid waveguide. </w:t>
      </w:r>
      <w:r w:rsidRPr="007F3C47">
        <w:rPr>
          <w:rFonts w:hint="eastAsia"/>
          <w:sz w:val="18"/>
          <w:szCs w:val="18"/>
        </w:rPr>
        <w:t>(d)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 xml:space="preserve">Top image of the III-V/Si hybrid integrated EAM. </w:t>
      </w:r>
      <w:r w:rsidRPr="007F3C47">
        <w:rPr>
          <w:rFonts w:hint="eastAsia"/>
          <w:sz w:val="18"/>
          <w:szCs w:val="18"/>
        </w:rPr>
        <w:t xml:space="preserve"> </w:t>
      </w:r>
    </w:p>
    <w:p w14:paraId="3068277C" w14:textId="77777777" w:rsidR="00497EC9" w:rsidRPr="00422C7A" w:rsidRDefault="00497EC9" w:rsidP="00497EC9">
      <w:pPr>
        <w:spacing w:line="360" w:lineRule="auto"/>
      </w:pPr>
    </w:p>
    <w:p w14:paraId="26BF8129" w14:textId="0274F3A0" w:rsidR="00993C6B" w:rsidRDefault="007A585B" w:rsidP="00497EC9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Fig.</w:t>
      </w:r>
      <w:r w:rsidR="00993C6B" w:rsidRPr="00993C6B">
        <w:rPr>
          <w:sz w:val="20"/>
          <w:szCs w:val="20"/>
        </w:rPr>
        <w:t xml:space="preserve">  2 (a)  also  shows  the  simulated  fundamental  optical  mode  for  the  </w:t>
      </w:r>
      <w:r w:rsidR="00BE5D10">
        <w:rPr>
          <w:sz w:val="20"/>
          <w:szCs w:val="20"/>
        </w:rPr>
        <w:t xml:space="preserve">EAM </w:t>
      </w:r>
      <w:r w:rsidR="00E628AD">
        <w:rPr>
          <w:sz w:val="20"/>
          <w:szCs w:val="20"/>
        </w:rPr>
        <w:t xml:space="preserve">bonded </w:t>
      </w:r>
      <w:r w:rsidR="00BE5D10">
        <w:rPr>
          <w:sz w:val="20"/>
          <w:szCs w:val="20"/>
        </w:rPr>
        <w:t>on the silicon</w:t>
      </w:r>
      <w:r w:rsidR="00993C6B" w:rsidRPr="00993C6B">
        <w:rPr>
          <w:sz w:val="20"/>
          <w:szCs w:val="20"/>
        </w:rPr>
        <w:t xml:space="preserve"> waveguide. The optical power confinement </w:t>
      </w:r>
      <w:r w:rsidR="00EE6F74">
        <w:rPr>
          <w:sz w:val="20"/>
          <w:szCs w:val="20"/>
        </w:rPr>
        <w:t xml:space="preserve">factor </w:t>
      </w:r>
      <w:r w:rsidR="00993C6B" w:rsidRPr="00993C6B">
        <w:rPr>
          <w:sz w:val="20"/>
          <w:szCs w:val="20"/>
        </w:rPr>
        <w:t xml:space="preserve">in </w:t>
      </w:r>
      <w:r w:rsidR="008D56DF">
        <w:rPr>
          <w:sz w:val="20"/>
          <w:szCs w:val="20"/>
        </w:rPr>
        <w:t xml:space="preserve">multi-quantum </w:t>
      </w:r>
      <w:r w:rsidR="00993C6B" w:rsidRPr="00993C6B">
        <w:rPr>
          <w:sz w:val="20"/>
          <w:szCs w:val="20"/>
        </w:rPr>
        <w:t xml:space="preserve">wells is </w:t>
      </w:r>
      <w:r w:rsidR="00801969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24%</w:t>
      </w:r>
      <w:r w:rsidR="00D2284A">
        <w:rPr>
          <w:sz w:val="20"/>
          <w:szCs w:val="20"/>
        </w:rPr>
        <w:t xml:space="preserve"> (</w:t>
      </w:r>
      <w:r w:rsidR="00D2284A">
        <w:rPr>
          <w:rFonts w:hint="eastAsia"/>
          <w:sz w:val="20"/>
          <w:szCs w:val="20"/>
          <w:lang w:eastAsia="zh-CN"/>
        </w:rPr>
        <w:t>distribution rather than confinement?</w:t>
      </w:r>
      <w:r w:rsidR="00D2284A">
        <w:rPr>
          <w:sz w:val="20"/>
          <w:szCs w:val="20"/>
        </w:rPr>
        <w:t>)</w:t>
      </w:r>
      <w:r w:rsidR="00993C6B" w:rsidRPr="00993C6B">
        <w:rPr>
          <w:sz w:val="20"/>
          <w:szCs w:val="20"/>
        </w:rPr>
        <w:t>. The  mode  conversion  from  the  silicon  ridge  waveguide  to  the  EAM  waveguide  is  achieved  by  a  45  µm  long  bi-level  taper.</w:t>
      </w:r>
      <w:r w:rsidR="00E228F2">
        <w:rPr>
          <w:sz w:val="20"/>
          <w:szCs w:val="20"/>
          <w:vertAlign w:val="superscript"/>
        </w:rPr>
        <w:t>8</w:t>
      </w:r>
      <w:r>
        <w:rPr>
          <w:sz w:val="20"/>
          <w:szCs w:val="20"/>
          <w:vertAlign w:val="superscript"/>
        </w:rPr>
        <w:t xml:space="preserve">,14 </w:t>
      </w:r>
      <w:r w:rsidR="00993C6B"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>straight in the bi-level taper. In the first level, the mode is converted from the silicon ridge waveguide to</w:t>
      </w:r>
      <w:r w:rsidR="008C4888">
        <w:rPr>
          <w:sz w:val="20"/>
          <w:szCs w:val="20"/>
        </w:rPr>
        <w:t xml:space="preserve"> </w:t>
      </w:r>
      <w:proofErr w:type="gramStart"/>
      <w:r w:rsidR="008C4888">
        <w:rPr>
          <w:sz w:val="20"/>
          <w:szCs w:val="20"/>
        </w:rPr>
        <w:t>a</w:t>
      </w:r>
      <w:proofErr w:type="gramEnd"/>
      <w:r w:rsidR="00993C6B" w:rsidRPr="00993C6B">
        <w:rPr>
          <w:sz w:val="20"/>
          <w:szCs w:val="20"/>
        </w:rPr>
        <w:t xml:space="preserve"> III-V waveguide without </w:t>
      </w:r>
      <w:r w:rsidR="008C4888">
        <w:rPr>
          <w:sz w:val="20"/>
          <w:szCs w:val="20"/>
        </w:rPr>
        <w:t xml:space="preserve">a </w:t>
      </w:r>
      <w:r w:rsidR="00993C6B" w:rsidRPr="00993C6B">
        <w:rPr>
          <w:sz w:val="20"/>
          <w:szCs w:val="20"/>
        </w:rPr>
        <w:t>thick 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layer, with the intrinsic layer width laterally tapered from 0.2 μm to 1.5 μm. The second level taper transforms the optical mode into the full III-V waveguide mode, with </w:t>
      </w:r>
      <w:r w:rsidR="008C4888">
        <w:rPr>
          <w:sz w:val="20"/>
          <w:szCs w:val="20"/>
        </w:rPr>
        <w:t xml:space="preserve">the </w:t>
      </w:r>
      <w:r w:rsidR="00993C6B" w:rsidRPr="00993C6B">
        <w:rPr>
          <w:sz w:val="20"/>
          <w:szCs w:val="20"/>
        </w:rPr>
        <w:t>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 laterally tapered from 0.2 µm to 2.5 µm and the intrinsic layer </w:t>
      </w:r>
      <w:r w:rsidR="008C4888">
        <w:rPr>
          <w:sz w:val="20"/>
          <w:szCs w:val="20"/>
        </w:rPr>
        <w:t>kept the same</w:t>
      </w:r>
      <w:r w:rsidR="00993C6B" w:rsidRPr="00993C6B">
        <w:rPr>
          <w:sz w:val="20"/>
          <w:szCs w:val="20"/>
        </w:rPr>
        <w:t xml:space="preserve">. The simulation coupling efficiency between the silicon ridge waveguide and EAM waveguide is </w:t>
      </w:r>
      <w:r w:rsidR="00CB289C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98%.</w:t>
      </w:r>
    </w:p>
    <w:p w14:paraId="1BCAD5D1" w14:textId="77777777" w:rsidR="007A585B" w:rsidRDefault="00801969" w:rsidP="00801969">
      <w:pPr>
        <w:spacing w:line="480" w:lineRule="auto"/>
        <w:ind w:firstLine="3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62D3B899" wp14:editId="6F5DAD0E">
            <wp:extent cx="4724579" cy="1781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69" cy="17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72F" w14:textId="77777777" w:rsidR="00793CD5" w:rsidRDefault="00793CD5" w:rsidP="00DD19C3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rFonts w:hint="eastAsia"/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 xml:space="preserve">. (a) </w:t>
      </w:r>
      <w:r w:rsidR="00E44F30">
        <w:rPr>
          <w:sz w:val="18"/>
          <w:szCs w:val="18"/>
          <w:lang w:eastAsia="zh-CN"/>
        </w:rPr>
        <w:t xml:space="preserve">Mode profile </w:t>
      </w:r>
      <w:r w:rsidR="00A96A8B">
        <w:rPr>
          <w:sz w:val="18"/>
          <w:szCs w:val="18"/>
          <w:lang w:eastAsia="zh-CN"/>
        </w:rPr>
        <w:t>of</w:t>
      </w:r>
      <w:r w:rsidR="00E44F30">
        <w:rPr>
          <w:sz w:val="18"/>
          <w:szCs w:val="18"/>
          <w:lang w:eastAsia="zh-CN"/>
        </w:rPr>
        <w:t xml:space="preserve"> the </w:t>
      </w:r>
      <w:r w:rsidR="00E44F30">
        <w:rPr>
          <w:sz w:val="18"/>
          <w:szCs w:val="18"/>
        </w:rPr>
        <w:t>III-V/Si hybrid waveguide</w:t>
      </w:r>
      <w:r w:rsidRPr="007F3C47">
        <w:rPr>
          <w:rFonts w:hint="eastAsia"/>
          <w:sz w:val="18"/>
          <w:szCs w:val="18"/>
        </w:rPr>
        <w:t>. (b)</w:t>
      </w:r>
      <w:r w:rsidRPr="007F3C47">
        <w:rPr>
          <w:sz w:val="18"/>
          <w:szCs w:val="18"/>
        </w:rPr>
        <w:t xml:space="preserve"> </w:t>
      </w:r>
      <w:r w:rsidR="00A96A8B">
        <w:rPr>
          <w:sz w:val="18"/>
          <w:szCs w:val="18"/>
        </w:rPr>
        <w:t>Mode transformation in the 45μm long bi-level taper</w:t>
      </w:r>
    </w:p>
    <w:p w14:paraId="01DE3220" w14:textId="77777777" w:rsidR="00A96A8B" w:rsidRPr="00793CD5" w:rsidRDefault="00A96A8B" w:rsidP="00A96A8B">
      <w:pPr>
        <w:jc w:val="center"/>
        <w:rPr>
          <w:sz w:val="18"/>
          <w:szCs w:val="18"/>
        </w:rPr>
      </w:pPr>
    </w:p>
    <w:p w14:paraId="4435A641" w14:textId="7B27EC13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EAM with </w:t>
      </w:r>
      <w:proofErr w:type="spellStart"/>
      <w:r w:rsidR="00DD19C3" w:rsidRPr="00DD19C3">
        <w:rPr>
          <w:sz w:val="20"/>
          <w:szCs w:val="20"/>
        </w:rPr>
        <w:t>InAlGaAs</w:t>
      </w:r>
      <w:proofErr w:type="spellEnd"/>
      <w:r w:rsidR="00DD19C3" w:rsidRPr="00DD19C3">
        <w:rPr>
          <w:sz w:val="20"/>
          <w:szCs w:val="20"/>
        </w:rPr>
        <w:t xml:space="preserve"> quantum wells has a strong 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spectra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(</w:t>
      </w:r>
      <w:r w:rsidR="00DD19C3" w:rsidRPr="00DD19C3">
        <w:rPr>
          <w:sz w:val="20"/>
          <w:szCs w:val="20"/>
        </w:rPr>
        <w:t>which is above the exciton transition energy</w:t>
      </w:r>
      <w:r>
        <w:rPr>
          <w:sz w:val="20"/>
          <w:szCs w:val="20"/>
        </w:rPr>
        <w:t>)</w:t>
      </w:r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r>
        <w:rPr>
          <w:sz w:val="20"/>
          <w:szCs w:val="20"/>
        </w:rPr>
        <w:t>ing</w:t>
      </w:r>
      <w:r w:rsidR="00DD19C3" w:rsidRPr="00DD19C3">
        <w:rPr>
          <w:sz w:val="20"/>
          <w:szCs w:val="20"/>
        </w:rPr>
        <w:t xml:space="preserve"> 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33377E">
        <w:rPr>
          <w:sz w:val="20"/>
          <w:szCs w:val="20"/>
          <w:vertAlign w:val="superscript"/>
        </w:rPr>
        <w:t>6</w:t>
      </w:r>
      <w:r w:rsidR="00DD19C3" w:rsidRPr="00DD19C3">
        <w:rPr>
          <w:sz w:val="20"/>
          <w:szCs w:val="20"/>
        </w:rPr>
        <w:t xml:space="preserve"> The material parameters of MQW, such as effective electron/hole mass, </w:t>
      </w:r>
      <w:proofErr w:type="spellStart"/>
      <w:r w:rsidR="00DD19C3" w:rsidRPr="00DD19C3">
        <w:rPr>
          <w:sz w:val="20"/>
          <w:szCs w:val="20"/>
        </w:rPr>
        <w:t>Luttinger</w:t>
      </w:r>
      <w:proofErr w:type="spellEnd"/>
      <w:r w:rsidR="00DD19C3" w:rsidRPr="00DD19C3">
        <w:rPr>
          <w:sz w:val="20"/>
          <w:szCs w:val="20"/>
        </w:rPr>
        <w:t xml:space="preserve"> parameters, band energy level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r w:rsidR="0026387E">
        <w:rPr>
          <w:sz w:val="20"/>
          <w:szCs w:val="20"/>
        </w:rPr>
        <w:t>r</w:t>
      </w:r>
      <w:r w:rsidR="00DD19C3" w:rsidRPr="00DD19C3">
        <w:rPr>
          <w:sz w:val="20"/>
          <w:szCs w:val="20"/>
        </w:rPr>
        <w:t>ef</w:t>
      </w:r>
      <w:r w:rsidR="006E5CA9">
        <w:rPr>
          <w:sz w:val="20"/>
          <w:szCs w:val="20"/>
        </w:rPr>
        <w:t>erence</w:t>
      </w:r>
      <w:r w:rsidR="00DD19C3" w:rsidRPr="00DD19C3">
        <w:rPr>
          <w:sz w:val="20"/>
          <w:szCs w:val="20"/>
        </w:rPr>
        <w:t xml:space="preserve"> [</w:t>
      </w:r>
      <w:r w:rsidR="0066636F">
        <w:rPr>
          <w:sz w:val="20"/>
          <w:szCs w:val="20"/>
        </w:rPr>
        <w:t>1</w:t>
      </w:r>
      <w:r w:rsidR="001937B8">
        <w:rPr>
          <w:sz w:val="20"/>
          <w:szCs w:val="20"/>
        </w:rPr>
        <w:t>7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mole fraction of each element.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zero electric field to 1.4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proofErr w:type="gramStart"/>
      <w:r w:rsidR="00DD19C3" w:rsidRPr="00DD19C3">
        <w:rPr>
          <w:sz w:val="20"/>
          <w:szCs w:val="20"/>
        </w:rPr>
        <w:t>,</w:t>
      </w:r>
      <w:r w:rsidR="00087CF4">
        <w:rPr>
          <w:sz w:val="20"/>
          <w:szCs w:val="20"/>
          <w:vertAlign w:val="superscript"/>
        </w:rPr>
        <w:t>16</w:t>
      </w:r>
      <w:proofErr w:type="gramEnd"/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5937E108" w14:textId="0E9BD6B9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the 80 μm long EAM </w:t>
      </w:r>
      <w:r w:rsidR="00636A30">
        <w:rPr>
          <w:sz w:val="20"/>
          <w:szCs w:val="20"/>
        </w:rPr>
        <w:t>is shown in Fig.</w:t>
      </w:r>
      <w:r w:rsidRPr="00DD19C3">
        <w:rPr>
          <w:sz w:val="20"/>
          <w:szCs w:val="20"/>
        </w:rPr>
        <w:t xml:space="preserve"> 3. Due to the p-</w:t>
      </w:r>
      <w:proofErr w:type="spellStart"/>
      <w:r w:rsidRPr="00DD19C3">
        <w:rPr>
          <w:sz w:val="20"/>
          <w:szCs w:val="20"/>
        </w:rPr>
        <w:t>i</w:t>
      </w:r>
      <w:proofErr w:type="spellEnd"/>
      <w:r w:rsidRPr="00DD19C3">
        <w:rPr>
          <w:sz w:val="20"/>
          <w:szCs w:val="20"/>
        </w:rPr>
        <w:t>-n structure,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in 0 V. The zero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V. </w:t>
      </w:r>
      <w:proofErr w:type="gramStart"/>
      <w:r w:rsidRPr="00DD19C3">
        <w:rPr>
          <w:sz w:val="20"/>
          <w:szCs w:val="20"/>
        </w:rPr>
        <w:t>Below</w:t>
      </w:r>
      <w:proofErr w:type="gramEnd"/>
      <w:r w:rsidRPr="00DD19C3">
        <w:rPr>
          <w:sz w:val="20"/>
          <w:szCs w:val="20"/>
        </w:rPr>
        <w:t xml:space="preserve">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is calculated based on QCSE. The exciton absorption peak red shifts with </w:t>
      </w:r>
      <w:r w:rsidR="0035108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351083">
        <w:rPr>
          <w:sz w:val="20"/>
          <w:szCs w:val="20"/>
        </w:rPr>
        <w:t>decreasing</w:t>
      </w:r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electron-hole overlap integral with </w:t>
      </w:r>
      <w:r w:rsidR="00351083" w:rsidRPr="00DD19C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is calculated based on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band-filling effect. The exciton absorption peak blue shifts with current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r w:rsidR="00AD5A86">
        <w:rPr>
          <w:sz w:val="20"/>
          <w:szCs w:val="20"/>
        </w:rPr>
        <w:t>Because 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 xml:space="preserve">increases in </w:t>
      </w:r>
      <w:r w:rsidRPr="00DD19C3">
        <w:rPr>
          <w:sz w:val="20"/>
          <w:szCs w:val="20"/>
        </w:rPr>
        <w:t>current density, the absorption does</w:t>
      </w:r>
      <w:r w:rsidR="00450A91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n</w:t>
      </w:r>
      <w:r w:rsidR="00450A91">
        <w:rPr>
          <w:sz w:val="20"/>
          <w:szCs w:val="20"/>
        </w:rPr>
        <w:t>o</w:t>
      </w:r>
      <w:r w:rsidRPr="00DD19C3">
        <w:rPr>
          <w:sz w:val="20"/>
          <w:szCs w:val="20"/>
        </w:rPr>
        <w:t xml:space="preserve">t decrease in magnitude. The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</w:t>
      </w:r>
      <w:proofErr w:type="spellStart"/>
      <w:r w:rsidRPr="00636A30">
        <w:rPr>
          <w:i/>
          <w:sz w:val="20"/>
          <w:szCs w:val="20"/>
        </w:rPr>
        <w:t>m</w:t>
      </w:r>
      <w:r w:rsidRPr="00636A30">
        <w:rPr>
          <w:i/>
          <w:sz w:val="20"/>
          <w:szCs w:val="20"/>
          <w:vertAlign w:val="subscript"/>
        </w:rPr>
        <w:t>h</w:t>
      </w:r>
      <w:proofErr w:type="spellEnd"/>
      <w:proofErr w:type="gramStart"/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proofErr w:type="gramEnd"/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fermi energy</w:t>
      </w:r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proofErr w:type="spellStart"/>
      <w:r w:rsidR="00F3205C" w:rsidRPr="0067474D">
        <w:rPr>
          <w:i/>
          <w:sz w:val="20"/>
          <w:szCs w:val="20"/>
          <w:u w:val="single"/>
        </w:rPr>
        <w:t>m</w:t>
      </w:r>
      <w:r w:rsidR="00F3205C" w:rsidRPr="0067474D">
        <w:rPr>
          <w:i/>
          <w:sz w:val="20"/>
          <w:szCs w:val="20"/>
          <w:u w:val="single"/>
          <w:vertAlign w:val="subscript"/>
        </w:rPr>
        <w:t>h</w:t>
      </w:r>
      <w:proofErr w:type="spellEnd"/>
      <w:r w:rsidR="00F3205C" w:rsidRPr="0067474D">
        <w:rPr>
          <w:sz w:val="20"/>
          <w:szCs w:val="20"/>
        </w:rPr>
        <w:t xml:space="preserve"> </w:t>
      </w:r>
      <w:r w:rsidR="00F3205C">
        <w:rPr>
          <w:sz w:val="20"/>
          <w:szCs w:val="20"/>
        </w:rPr>
        <w:t xml:space="preserve">are </w:t>
      </w:r>
      <w:r w:rsidR="00AD5A86">
        <w:rPr>
          <w:sz w:val="20"/>
          <w:szCs w:val="20"/>
        </w:rPr>
        <w:t xml:space="preserve">the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F3205C">
        <w:rPr>
          <w:sz w:val="20"/>
          <w:szCs w:val="20"/>
          <w:vertAlign w:val="superscript"/>
        </w:rPr>
        <w:t>12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much 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linear with carrier density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696950">
        <w:rPr>
          <w:sz w:val="20"/>
          <w:szCs w:val="20"/>
          <w:vertAlign w:val="superscript"/>
        </w:rPr>
        <w:t>8</w:t>
      </w:r>
      <w:r w:rsidRPr="00DD19C3">
        <w:rPr>
          <w:sz w:val="20"/>
          <w:szCs w:val="20"/>
        </w:rPr>
        <w:t xml:space="preserve"> Because 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applied voltage, the absorption peak shifts </w:t>
      </w:r>
      <w:r w:rsidR="00AD5A86">
        <w:rPr>
          <w:sz w:val="20"/>
          <w:szCs w:val="20"/>
        </w:rPr>
        <w:t>are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directly 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with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>applied voltage. In this way, by modulating the applied voltage, we can modulate the output optical power.</w:t>
      </w:r>
    </w:p>
    <w:p w14:paraId="4FC0E372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C4EC5E" wp14:editId="58ACBCC5">
            <wp:extent cx="2441051" cy="1849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69B3" w14:textId="5466A99F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587128">
        <w:rPr>
          <w:rFonts w:hint="eastAsia"/>
          <w:sz w:val="18"/>
          <w:szCs w:val="18"/>
        </w:rPr>
        <w:t xml:space="preserve"> 3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>. The largest absorption intensity is more than 20dB.</w:t>
      </w:r>
    </w:p>
    <w:p w14:paraId="49FDD756" w14:textId="77777777" w:rsidR="00497EC9" w:rsidRPr="00215E7A" w:rsidRDefault="00497EC9" w:rsidP="00497EC9">
      <w:pPr>
        <w:spacing w:line="360" w:lineRule="auto"/>
      </w:pPr>
    </w:p>
    <w:p w14:paraId="2A3AD9E2" w14:textId="1CF3D77B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>We first measure the EAM’s static performance with different bias</w:t>
      </w:r>
      <w:r w:rsidR="00E669F7">
        <w:rPr>
          <w:sz w:val="20"/>
          <w:szCs w:val="20"/>
        </w:rPr>
        <w:t>es</w:t>
      </w:r>
      <w:r w:rsidRPr="00011DAE">
        <w:rPr>
          <w:sz w:val="20"/>
          <w:szCs w:val="20"/>
        </w:rPr>
        <w:t xml:space="preserve"> at 1.55 μm, shown </w:t>
      </w:r>
      <w:r w:rsidR="00607061">
        <w:rPr>
          <w:sz w:val="20"/>
          <w:szCs w:val="20"/>
        </w:rPr>
        <w:t xml:space="preserve">in Fig. 4(a).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normalized to a straight waveguide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grating couplers.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 xml:space="preserve">is around 5dB, larger than the simulation results. We think that it mainly comes from the width of the intrinsic region </w:t>
      </w:r>
      <w:r w:rsidR="00E669F7">
        <w:rPr>
          <w:sz w:val="20"/>
          <w:szCs w:val="20"/>
        </w:rPr>
        <w:t>being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larger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1.5 μm, shown in Fig. 1(c).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AD4BF7">
        <w:rPr>
          <w:sz w:val="20"/>
          <w:szCs w:val="20"/>
          <w:vertAlign w:val="superscript"/>
        </w:rPr>
        <w:t>14</w:t>
      </w:r>
      <w:r w:rsidRPr="00011DAE">
        <w:rPr>
          <w:sz w:val="20"/>
          <w:szCs w:val="20"/>
        </w:rPr>
        <w:t xml:space="preserve"> Fig. 4(a) shows that there are two absorption variation </w:t>
      </w:r>
      <w:r w:rsidR="00AD4BF7">
        <w:rPr>
          <w:sz w:val="20"/>
          <w:szCs w:val="20"/>
        </w:rPr>
        <w:t>sec</w:t>
      </w:r>
      <w:r w:rsidR="003D250E">
        <w:rPr>
          <w:sz w:val="20"/>
          <w:szCs w:val="20"/>
        </w:rPr>
        <w:t>t</w:t>
      </w:r>
      <w:r w:rsidR="00AD4BF7">
        <w:rPr>
          <w:sz w:val="20"/>
          <w:szCs w:val="20"/>
        </w:rPr>
        <w:t>i</w:t>
      </w:r>
      <w:r w:rsidR="003D250E">
        <w:rPr>
          <w:sz w:val="20"/>
          <w:szCs w:val="20"/>
        </w:rPr>
        <w:t>ons</w:t>
      </w:r>
      <w:r w:rsidRPr="00011DAE">
        <w:rPr>
          <w:sz w:val="20"/>
          <w:szCs w:val="20"/>
        </w:rPr>
        <w:t xml:space="preserve"> when we change</w:t>
      </w:r>
      <w:r w:rsidR="00E669F7">
        <w:rPr>
          <w:sz w:val="20"/>
          <w:szCs w:val="20"/>
        </w:rPr>
        <w:t xml:space="preserve"> the</w:t>
      </w:r>
      <w:r w:rsidRPr="00011DAE">
        <w:rPr>
          <w:sz w:val="20"/>
          <w:szCs w:val="20"/>
        </w:rPr>
        <w:t xml:space="preserve"> bias voltage. </w:t>
      </w:r>
      <w:r w:rsidR="00800862">
        <w:rPr>
          <w:sz w:val="20"/>
          <w:szCs w:val="20"/>
        </w:rPr>
        <w:t>In the 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r w:rsidR="00E669F7">
        <w:rPr>
          <w:sz w:val="20"/>
          <w:szCs w:val="20"/>
        </w:rPr>
        <w:t>ous</w:t>
      </w:r>
      <w:r w:rsidRPr="00011DAE">
        <w:rPr>
          <w:sz w:val="20"/>
          <w:szCs w:val="20"/>
        </w:rPr>
        <w:t xml:space="preserve"> transition absorption. The extinction ratio is around 4dB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the forward bias, t</w:t>
      </w:r>
      <w:r w:rsidRPr="00011DAE">
        <w:rPr>
          <w:sz w:val="20"/>
          <w:szCs w:val="20"/>
        </w:rPr>
        <w:t>he absorption variation is caused by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>iton transition absorption. The extinction ratio is more than 20dB with only 100mV bias variation. Furthermore, we measure the normalization absorption spectra with bias variation.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absorption peak intensity and shifts are in good agreement with the simulation results shown in Fig. 3. In the forward bias, the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rate </w:t>
      </w:r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="00197A7A" w:rsidRPr="00BE16BA">
        <w:rPr>
          <w:sz w:val="20"/>
          <w:szCs w:val="20"/>
        </w:rPr>
        <w:t xml:space="preserve"> to </w:t>
      </w:r>
      <w:r w:rsidR="00197A7A">
        <w:rPr>
          <w:sz w:val="20"/>
          <w:szCs w:val="20"/>
        </w:rPr>
        <w:t>the short wavelength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intensity. </w:t>
      </w:r>
      <w:r w:rsidR="00E669F7">
        <w:rPr>
          <w:sz w:val="20"/>
          <w:szCs w:val="20"/>
        </w:rPr>
        <w:t>Thus</w:t>
      </w:r>
      <w:r w:rsidR="00BE16BA">
        <w:rPr>
          <w:sz w:val="20"/>
          <w:szCs w:val="20"/>
        </w:rPr>
        <w:t>, we can achieve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 in the forward bias.</w:t>
      </w:r>
    </w:p>
    <w:p w14:paraId="2EC56C33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D2BDAF" wp14:editId="30C3E6E6">
            <wp:extent cx="5621572" cy="17979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10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A3BC" w14:textId="17DCFE75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F5DE6">
        <w:rPr>
          <w:sz w:val="18"/>
          <w:szCs w:val="18"/>
        </w:rPr>
        <w:t>4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>
        <w:rPr>
          <w:sz w:val="18"/>
          <w:szCs w:val="18"/>
        </w:rPr>
        <w:t>with 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>. The largest absorption intensity is more than 20dB.</w:t>
      </w:r>
    </w:p>
    <w:p w14:paraId="069A60E1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6B835BB2" w14:textId="5E2A0784" w:rsidR="00011DAE" w:rsidRPr="00011DAE" w:rsidRDefault="00011DAE" w:rsidP="0037186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lastRenderedPageBreak/>
        <w:t xml:space="preserve">Then, we measure the high speed performance of the EAM at 1.55 μm. </w:t>
      </w:r>
      <w:r w:rsidR="0037186E">
        <w:rPr>
          <w:sz w:val="20"/>
          <w:szCs w:val="20"/>
        </w:rPr>
        <w:t>A</w:t>
      </w:r>
      <w:r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Pr="00011DAE">
        <w:rPr>
          <w:sz w:val="20"/>
          <w:szCs w:val="20"/>
        </w:rPr>
        <w:t xml:space="preserve">  2</w:t>
      </w:r>
      <w:r w:rsidRPr="0076208E">
        <w:rPr>
          <w:sz w:val="20"/>
          <w:szCs w:val="20"/>
          <w:vertAlign w:val="superscript"/>
        </w:rPr>
        <w:t>31</w:t>
      </w:r>
      <w:r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r w:rsidR="00E669F7">
        <w:rPr>
          <w:sz w:val="20"/>
          <w:szCs w:val="20"/>
        </w:rPr>
        <w:t xml:space="preserve">and then  </w:t>
      </w:r>
      <w:r w:rsidR="004A2E70">
        <w:rPr>
          <w:sz w:val="20"/>
          <w:szCs w:val="20"/>
        </w:rPr>
        <w:t xml:space="preserve">applied  to  </w:t>
      </w:r>
      <w:r w:rsidR="00E669F7">
        <w:rPr>
          <w:sz w:val="20"/>
          <w:szCs w:val="20"/>
        </w:rPr>
        <w:t xml:space="preserve">an </w:t>
      </w:r>
      <w:r w:rsidR="004A2E70">
        <w:rPr>
          <w:sz w:val="20"/>
          <w:szCs w:val="20"/>
        </w:rPr>
        <w:t>EAM sample</w:t>
      </w:r>
      <w:r w:rsidRPr="00011DAE">
        <w:rPr>
          <w:sz w:val="20"/>
          <w:szCs w:val="20"/>
        </w:rPr>
        <w:t xml:space="preserve"> via a bias bee under a forward bias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Pr="00011DAE">
        <w:rPr>
          <w:sz w:val="20"/>
          <w:szCs w:val="20"/>
        </w:rPr>
        <w:t>ough a grating coupler and amplified by an erbium-doped fiber amplifier (EDFA). The amplified spontaneous emission caused by</w:t>
      </w:r>
      <w:r w:rsidR="00E669F7">
        <w:rPr>
          <w:sz w:val="20"/>
          <w:szCs w:val="20"/>
        </w:rPr>
        <w:t xml:space="preserve"> the</w:t>
      </w:r>
      <w:r w:rsidRPr="00011DAE">
        <w:rPr>
          <w:sz w:val="20"/>
          <w:szCs w:val="20"/>
        </w:rPr>
        <w:t xml:space="preserve"> EDFA is filtered out by a narrow optical filter. After that, we can measure the eye diagrams from a Tektronix 8300A digital series analyzer. The 1.25 Gbps eye diagram of the EAM is shown in Fig. 5(a). The dynamic extinction ratio is 6.3 dB</w:t>
      </w:r>
      <w:r w:rsidR="00E669F7">
        <w:rPr>
          <w:sz w:val="20"/>
          <w:szCs w:val="20"/>
        </w:rPr>
        <w:t>,</w:t>
      </w:r>
      <w:r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driving</w:t>
      </w:r>
      <w:r w:rsidRPr="00011DAE">
        <w:rPr>
          <w:sz w:val="20"/>
          <w:szCs w:val="20"/>
        </w:rPr>
        <w:t xml:space="preserve"> silicon modulator based on tuning resonant wavelength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peak-to-peak voltage. </w:t>
      </w:r>
      <w:r w:rsidR="003375CF">
        <w:rPr>
          <w:sz w:val="20"/>
          <w:szCs w:val="20"/>
        </w:rPr>
        <w:t xml:space="preserve">The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for the EAM is </w:t>
      </w:r>
      <w:r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Pr="00011DAE">
        <w:rPr>
          <w:sz w:val="20"/>
          <w:szCs w:val="20"/>
        </w:rPr>
        <w:t xml:space="preserve">eference [1]. </w:t>
      </w:r>
      <w:r w:rsidR="00E669F7">
        <w:rPr>
          <w:sz w:val="20"/>
          <w:szCs w:val="20"/>
        </w:rPr>
        <w:t>Because</w:t>
      </w:r>
      <w:r w:rsidRPr="00011DAE">
        <w:rPr>
          <w:sz w:val="20"/>
          <w:szCs w:val="20"/>
        </w:rPr>
        <w:t xml:space="preserve"> the cross-section of our 80 μm long EAM is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</w:t>
      </w:r>
      <w:r w:rsidR="00E669F7">
        <w:rPr>
          <w:sz w:val="20"/>
          <w:szCs w:val="20"/>
        </w:rPr>
        <w:t xml:space="preserve">as </w:t>
      </w:r>
      <w:r w:rsidRPr="00011DAE">
        <w:rPr>
          <w:sz w:val="20"/>
          <w:szCs w:val="20"/>
        </w:rPr>
        <w:t>our p</w:t>
      </w:r>
      <w:r w:rsidR="00E669F7">
        <w:rPr>
          <w:sz w:val="20"/>
          <w:szCs w:val="20"/>
        </w:rPr>
        <w:t>r</w:t>
      </w:r>
      <w:r w:rsidRPr="00011DAE">
        <w:rPr>
          <w:sz w:val="20"/>
          <w:szCs w:val="20"/>
        </w:rPr>
        <w:t>evious 100 μm long modulator</w:t>
      </w:r>
      <w:proofErr w:type="gramStart"/>
      <w:r w:rsidRPr="00011DAE">
        <w:rPr>
          <w:sz w:val="20"/>
          <w:szCs w:val="20"/>
        </w:rPr>
        <w:t>,</w:t>
      </w:r>
      <w:r w:rsidR="0046075A">
        <w:rPr>
          <w:sz w:val="20"/>
          <w:szCs w:val="20"/>
          <w:vertAlign w:val="superscript"/>
        </w:rPr>
        <w:t>8</w:t>
      </w:r>
      <w:proofErr w:type="gramEnd"/>
      <w:r w:rsidRPr="00011DAE">
        <w:rPr>
          <w:sz w:val="20"/>
          <w:szCs w:val="20"/>
        </w:rPr>
        <w:t xml:space="preserve"> the junction capacitance is 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proofErr w:type="spellStart"/>
      <w:r w:rsidR="00E17756">
        <w:rPr>
          <w:sz w:val="20"/>
          <w:szCs w:val="20"/>
        </w:rPr>
        <w:t>fJ</w:t>
      </w:r>
      <w:proofErr w:type="spellEnd"/>
      <w:r w:rsidR="00E17756">
        <w:rPr>
          <w:sz w:val="20"/>
          <w:szCs w:val="20"/>
        </w:rPr>
        <w:t>/</w:t>
      </w:r>
      <w:r w:rsidRPr="00011DAE">
        <w:rPr>
          <w:sz w:val="20"/>
          <w:szCs w:val="20"/>
        </w:rPr>
        <w:t xml:space="preserve">bit. The transient energy consumption can be further reduced by narrowing the intrinsic layer width to decrease the junction capacitance. The DC energy consumption at 1.25Gbps is 110fJ/bit. The DC consumption can be reduced by increasing the modulator speed. </w:t>
      </w:r>
    </w:p>
    <w:p w14:paraId="2961B234" w14:textId="26B05ED6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Fig. 5(b) shows the high speed performance for the identical EAM at reverse bias. The speed of </w:t>
      </w:r>
      <w:r w:rsidR="00EB17B5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EAM with </w:t>
      </w:r>
      <w:r w:rsidR="00EB17B5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lump electrode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at reverse bias 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However</w:t>
      </w:r>
      <w:r w:rsidRPr="00011DAE">
        <w:rPr>
          <w:sz w:val="20"/>
          <w:szCs w:val="20"/>
        </w:rPr>
        <w:t>, for the EAM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at forward bias, the rise and fall time is limited by the carrier lifetime in MQW</w:t>
      </w:r>
      <w:r w:rsidR="00EB17B5">
        <w:rPr>
          <w:sz w:val="20"/>
          <w:szCs w:val="20"/>
        </w:rPr>
        <w:t>s</w:t>
      </w:r>
      <w:r w:rsidRPr="00011DAE">
        <w:rPr>
          <w:sz w:val="20"/>
          <w:szCs w:val="20"/>
        </w:rPr>
        <w:t>. Th</w:t>
      </w:r>
      <w:r w:rsidR="00EB17B5">
        <w:rPr>
          <w:sz w:val="20"/>
          <w:szCs w:val="20"/>
        </w:rPr>
        <w:t>r</w:t>
      </w:r>
      <w:r w:rsidRPr="00011DAE">
        <w:rPr>
          <w:sz w:val="20"/>
          <w:szCs w:val="20"/>
        </w:rPr>
        <w:t>ough using modulation-doped MQW</w:t>
      </w:r>
      <w:r w:rsidR="00EB17B5">
        <w:rPr>
          <w:sz w:val="20"/>
          <w:szCs w:val="20"/>
        </w:rPr>
        <w:t>s</w:t>
      </w:r>
      <w:r w:rsidRPr="00011DAE">
        <w:rPr>
          <w:sz w:val="20"/>
          <w:szCs w:val="20"/>
        </w:rPr>
        <w:t>,</w:t>
      </w:r>
      <w:r w:rsidR="00C22373">
        <w:rPr>
          <w:sz w:val="20"/>
          <w:szCs w:val="20"/>
        </w:rPr>
        <w:t xml:space="preserve"> </w:t>
      </w:r>
      <w:r w:rsidR="00C22373">
        <w:rPr>
          <w:sz w:val="20"/>
          <w:szCs w:val="20"/>
          <w:vertAlign w:val="superscript"/>
        </w:rPr>
        <w:t>1</w:t>
      </w:r>
      <w:r w:rsidR="0046075A">
        <w:rPr>
          <w:sz w:val="20"/>
          <w:szCs w:val="20"/>
          <w:vertAlign w:val="superscript"/>
        </w:rPr>
        <w:t>2</w:t>
      </w:r>
      <w:r w:rsidR="00C22373">
        <w:rPr>
          <w:sz w:val="20"/>
          <w:szCs w:val="20"/>
          <w:vertAlign w:val="superscript"/>
        </w:rPr>
        <w:t>, 1</w:t>
      </w:r>
      <w:r w:rsidR="0046075A">
        <w:rPr>
          <w:sz w:val="20"/>
          <w:szCs w:val="20"/>
          <w:vertAlign w:val="superscript"/>
        </w:rPr>
        <w:t>3</w:t>
      </w:r>
      <w:r w:rsidRPr="00011DAE">
        <w:rPr>
          <w:sz w:val="20"/>
          <w:szCs w:val="20"/>
        </w:rPr>
        <w:t xml:space="preserve"> we can shift the work point to the reverse bias. In this way, we can reduce the carrier </w:t>
      </w:r>
      <w:r w:rsidR="00521F3B" w:rsidRPr="00011DAE">
        <w:rPr>
          <w:sz w:val="20"/>
          <w:szCs w:val="20"/>
        </w:rPr>
        <w:t>lifetime</w:t>
      </w:r>
      <w:r w:rsidRPr="00011DAE">
        <w:rPr>
          <w:sz w:val="20"/>
          <w:szCs w:val="20"/>
        </w:rPr>
        <w:t xml:space="preserve"> and increase the EAM</w:t>
      </w:r>
      <w:r w:rsidR="00C22373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speed</w:t>
      </w:r>
      <w:r w:rsidR="00C22373">
        <w:rPr>
          <w:sz w:val="20"/>
          <w:szCs w:val="20"/>
        </w:rPr>
        <w:t xml:space="preserve"> based on </w:t>
      </w:r>
      <w:r w:rsidR="00EB17B5">
        <w:rPr>
          <w:sz w:val="20"/>
          <w:szCs w:val="20"/>
        </w:rPr>
        <w:t xml:space="preserve">the </w:t>
      </w:r>
      <w:r w:rsidR="00C22373">
        <w:rPr>
          <w:sz w:val="20"/>
          <w:szCs w:val="20"/>
        </w:rPr>
        <w:t>band filling effect</w:t>
      </w:r>
      <w:r w:rsidRPr="00011DAE">
        <w:rPr>
          <w:sz w:val="20"/>
          <w:szCs w:val="20"/>
        </w:rPr>
        <w:t>.</w:t>
      </w:r>
    </w:p>
    <w:p w14:paraId="23FE3628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667DD700" wp14:editId="04AE05DA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5806" w14:textId="77777777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72EDC08F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6011ABF" w14:textId="424F71BE" w:rsidR="00497EC9" w:rsidRPr="006D5117" w:rsidRDefault="005826DB" w:rsidP="00497EC9">
      <w:pPr>
        <w:numPr>
          <w:ins w:id="1" w:author="ddx" w:date="2014-09-29T09:29:00Z"/>
        </w:num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 xml:space="preserve">In summary, we have demonstrated a new type </w:t>
      </w:r>
      <w:r w:rsidR="00E669F7">
        <w:rPr>
          <w:sz w:val="20"/>
          <w:szCs w:val="20"/>
        </w:rPr>
        <w:t xml:space="preserve">of </w:t>
      </w:r>
      <w:r w:rsidRPr="005826DB">
        <w:rPr>
          <w:sz w:val="20"/>
          <w:szCs w:val="20"/>
        </w:rPr>
        <w:t xml:space="preserve">electroabsorption modulator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band filling effect. The electroabsorption was bonded on silicon-on-insulator </w:t>
      </w:r>
      <w:r w:rsidR="00D16B6B">
        <w:rPr>
          <w:sz w:val="20"/>
          <w:szCs w:val="20"/>
        </w:rPr>
        <w:t xml:space="preserve">and coupled with </w:t>
      </w:r>
      <w:r w:rsidR="00E669F7">
        <w:rPr>
          <w:sz w:val="20"/>
          <w:szCs w:val="20"/>
        </w:rPr>
        <w:t xml:space="preserve">a </w:t>
      </w:r>
      <w:r w:rsidR="00D16B6B">
        <w:rPr>
          <w:sz w:val="20"/>
          <w:szCs w:val="20"/>
        </w:rPr>
        <w:t xml:space="preserve">silicon waveguide </w:t>
      </w:r>
      <w:r w:rsidRPr="005826DB">
        <w:rPr>
          <w:sz w:val="20"/>
          <w:szCs w:val="20"/>
        </w:rPr>
        <w:t>th</w:t>
      </w:r>
      <w:r w:rsidR="00E669F7">
        <w:rPr>
          <w:sz w:val="20"/>
          <w:szCs w:val="20"/>
        </w:rPr>
        <w:t>r</w:t>
      </w:r>
      <w:r w:rsidRPr="005826DB">
        <w:rPr>
          <w:sz w:val="20"/>
          <w:szCs w:val="20"/>
        </w:rPr>
        <w:t xml:space="preserve">ough a bi-level taper coupler. With 100mV bias variation, the DC extinction ratio </w:t>
      </w:r>
      <w:r w:rsidR="00CA63C3">
        <w:rPr>
          <w:sz w:val="20"/>
          <w:szCs w:val="20"/>
        </w:rPr>
        <w:t>can</w:t>
      </w:r>
      <w:r w:rsidRPr="005826DB">
        <w:rPr>
          <w:sz w:val="20"/>
          <w:szCs w:val="20"/>
        </w:rPr>
        <w:t xml:space="preserve"> be </w:t>
      </w:r>
      <w:r w:rsidR="00C11C51">
        <w:rPr>
          <w:sz w:val="20"/>
          <w:szCs w:val="20"/>
        </w:rPr>
        <w:t xml:space="preserve">adjusted </w:t>
      </w:r>
      <w:r w:rsidRPr="005826DB">
        <w:rPr>
          <w:sz w:val="20"/>
          <w:szCs w:val="20"/>
        </w:rPr>
        <w:t>more than 20dB.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 xml:space="preserve">iton absorption peak shifts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r w:rsidR="004551DD">
        <w:rPr>
          <w:sz w:val="20"/>
          <w:szCs w:val="20"/>
        </w:rPr>
        <w:t xml:space="preserve">is </w:t>
      </w:r>
      <w:r w:rsidRPr="005826DB">
        <w:rPr>
          <w:sz w:val="20"/>
          <w:szCs w:val="20"/>
        </w:rPr>
        <w:t xml:space="preserve">obtained at 1.25 Gbps with a dynamic extinction ratio of 6.3 </w:t>
      </w:r>
      <w:proofErr w:type="spellStart"/>
      <w:r w:rsidRPr="005826DB">
        <w:rPr>
          <w:sz w:val="20"/>
          <w:szCs w:val="20"/>
        </w:rPr>
        <w:t>dB.</w:t>
      </w:r>
      <w:proofErr w:type="spellEnd"/>
      <w:r w:rsidRPr="005826DB">
        <w:rPr>
          <w:sz w:val="20"/>
          <w:szCs w:val="20"/>
        </w:rPr>
        <w:t xml:space="preserve"> The peak to 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>voltage is only 50 mV. The speed of the present device is limited by carrier lifetime and can be further improve</w:t>
      </w:r>
      <w:r w:rsidR="00E669F7">
        <w:rPr>
          <w:sz w:val="20"/>
          <w:szCs w:val="20"/>
        </w:rPr>
        <w:t>d</w:t>
      </w:r>
      <w:r w:rsidRPr="005826DB">
        <w:rPr>
          <w:sz w:val="20"/>
          <w:szCs w:val="20"/>
        </w:rPr>
        <w:t xml:space="preserve"> by using modulation-doped multi-quantum wells.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136BE157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CB072D1" w14:textId="58911C99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 w:rsidRPr="009E0B8B">
        <w:rPr>
          <w:rFonts w:hint="eastAsia"/>
          <w:sz w:val="20"/>
          <w:szCs w:val="20"/>
        </w:rPr>
        <w:t>91233208</w:t>
      </w:r>
      <w:r w:rsidRPr="00FC5A12">
        <w:rPr>
          <w:sz w:val="20"/>
          <w:szCs w:val="20"/>
        </w:rPr>
        <w:t xml:space="preserve">), </w:t>
      </w:r>
      <w:r w:rsidR="009E0B8B" w:rsidRPr="009E0B8B">
        <w:rPr>
          <w:sz w:val="20"/>
          <w:szCs w:val="20"/>
        </w:rPr>
        <w:t>the National High-Tech R&amp;D Program of China (grant No. 201301AA-4401),</w:t>
      </w:r>
      <w:r w:rsidRPr="00FC5A12">
        <w:rPr>
          <w:rFonts w:hint="eastAsia"/>
          <w:sz w:val="20"/>
          <w:szCs w:val="20"/>
        </w:rPr>
        <w:t>,</w:t>
      </w:r>
      <w:r w:rsidR="007478BA" w:rsidRPr="00FC5A12">
        <w:rPr>
          <w:sz w:val="20"/>
          <w:szCs w:val="20"/>
        </w:rPr>
        <w:t xml:space="preserve"> and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, </w:t>
      </w:r>
      <w:r w:rsidR="00712C82" w:rsidRPr="00712C82">
        <w:rPr>
          <w:sz w:val="20"/>
          <w:szCs w:val="20"/>
        </w:rPr>
        <w:t xml:space="preserve">and the China Scholarship Council (award to </w:t>
      </w:r>
      <w:proofErr w:type="spellStart"/>
      <w:r w:rsidR="00712C82" w:rsidRPr="00712C82">
        <w:rPr>
          <w:sz w:val="20"/>
          <w:szCs w:val="20"/>
        </w:rPr>
        <w:t>Qiangsheng</w:t>
      </w:r>
      <w:proofErr w:type="spellEnd"/>
      <w:r w:rsidR="00712C82" w:rsidRPr="00712C82">
        <w:rPr>
          <w:sz w:val="20"/>
          <w:szCs w:val="20"/>
        </w:rPr>
        <w:t xml:space="preserve"> Huang</w:t>
      </w:r>
      <w:r w:rsidR="00712C82">
        <w:rPr>
          <w:sz w:val="20"/>
          <w:szCs w:val="20"/>
        </w:rPr>
        <w:t xml:space="preserve">, </w:t>
      </w:r>
      <w:proofErr w:type="spellStart"/>
      <w:r w:rsidR="00712C82">
        <w:rPr>
          <w:sz w:val="20"/>
          <w:szCs w:val="20"/>
        </w:rPr>
        <w:t>Yingchen</w:t>
      </w:r>
      <w:proofErr w:type="spellEnd"/>
      <w:r w:rsidR="00712C82">
        <w:rPr>
          <w:sz w:val="20"/>
          <w:szCs w:val="20"/>
        </w:rPr>
        <w:t xml:space="preserve">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083175D9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6C82C8F7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7064A257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5FB4D220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36EDEC78" w14:textId="77777777" w:rsidR="008E743E" w:rsidRDefault="00442665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4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60957F13" w14:textId="77777777" w:rsidR="00560A18" w:rsidRDefault="00560A18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5</w:t>
      </w:r>
      <w:r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238E0AE" w14:textId="77777777" w:rsidR="00597E9A" w:rsidRDefault="00597E9A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C46719">
        <w:rPr>
          <w:rFonts w:ascii="Times New Roman" w:hAnsi="Times New Roman"/>
          <w:szCs w:val="20"/>
          <w:vertAlign w:val="superscript"/>
          <w:lang w:eastAsia="zh-CN"/>
        </w:rPr>
        <w:t>6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3B1058D0" w14:textId="77777777" w:rsidR="00C46719" w:rsidRDefault="00804C95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06623B">
        <w:rPr>
          <w:rFonts w:ascii="Times New Roman" w:hAnsi="Times New Roman"/>
          <w:szCs w:val="20"/>
          <w:vertAlign w:val="superscript"/>
          <w:lang w:eastAsia="zh-CN"/>
        </w:rPr>
        <w:t>7</w:t>
      </w:r>
      <w:r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7D2C0916" w14:textId="77777777" w:rsidR="009217AC" w:rsidRDefault="009217AC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 xml:space="preserve">8 </w:t>
      </w:r>
      <w:r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1D6595EB" w14:textId="77777777" w:rsidR="00560A18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D3514D6" w14:textId="77777777" w:rsidR="00BF13C1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586D45FC" w14:textId="77777777" w:rsidR="00BC7AF2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7322B221" w14:textId="77777777" w:rsidR="00EB136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1518972C" w14:textId="77777777" w:rsidR="00A33BDA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B6C3E23" w14:textId="77777777" w:rsidR="007A585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298A5AC" w14:textId="77777777" w:rsidR="001F5F52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 w:rsidR="00EB38A9">
        <w:rPr>
          <w:rFonts w:ascii="Times New Roman" w:hAnsi="Times New Roman"/>
          <w:szCs w:val="20"/>
          <w:lang w:eastAsia="zh-CN"/>
        </w:rPr>
        <w:t xml:space="preserve"> </w:t>
      </w:r>
      <w:r w:rsidR="00EB38A9" w:rsidRPr="001364F2">
        <w:rPr>
          <w:rFonts w:ascii="Times New Roman" w:hAnsi="Times New Roman"/>
          <w:szCs w:val="20"/>
          <w:lang w:eastAsia="zh-CN"/>
        </w:rPr>
        <w:t>www.epixfab.eu</w:t>
      </w:r>
      <w:r w:rsidR="00EB38A9">
        <w:rPr>
          <w:rFonts w:ascii="Times New Roman" w:hAnsi="Times New Roman"/>
          <w:szCs w:val="20"/>
          <w:lang w:eastAsia="zh-CN"/>
        </w:rPr>
        <w:t xml:space="preserve"> for more information about </w:t>
      </w:r>
      <w:r w:rsidR="00EB38A9"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 w:rsidR="00325E65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 w:rsidR="00EB38A9"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 w:rsidR="00EB38A9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25189320" w14:textId="77777777" w:rsidR="00DD19C3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AD0EBB9" w14:textId="77777777" w:rsidR="00336557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7BEFDB6A" w14:textId="77777777" w:rsidR="00497EC9" w:rsidRPr="00011DAE" w:rsidRDefault="001F5F52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4"/>
      <w:footerReference w:type="default" r:id="rId15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6EFF9E" w14:textId="77777777" w:rsidR="00E9607D" w:rsidRDefault="00E9607D">
      <w:r>
        <w:separator/>
      </w:r>
    </w:p>
  </w:endnote>
  <w:endnote w:type="continuationSeparator" w:id="0">
    <w:p w14:paraId="7702E60E" w14:textId="77777777" w:rsidR="00E9607D" w:rsidRDefault="00E9607D">
      <w:r>
        <w:continuationSeparator/>
      </w:r>
    </w:p>
  </w:endnote>
  <w:endnote w:type="continuationNotice" w:id="1">
    <w:p w14:paraId="5A30ECB8" w14:textId="77777777" w:rsidR="00E9607D" w:rsidRDefault="00E960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3131A7" w14:textId="77777777" w:rsidR="00541D5C" w:rsidRDefault="00541D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4AD478" w14:textId="77777777" w:rsidR="00541D5C" w:rsidRDefault="00541D5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4D916" w14:textId="77777777" w:rsidR="00D2784B" w:rsidRDefault="00D2784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591894" w14:textId="77777777" w:rsidR="00D2784B" w:rsidRDefault="00D2784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34DF2" w14:textId="77777777" w:rsidR="00D2784B" w:rsidRDefault="00D2784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277B8">
      <w:rPr>
        <w:noProof/>
      </w:rPr>
      <w:t>2</w:t>
    </w:r>
    <w:r>
      <w:fldChar w:fldCharType="end"/>
    </w:r>
  </w:p>
  <w:p w14:paraId="28823088" w14:textId="77777777" w:rsidR="00D2784B" w:rsidRDefault="00D278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1CF0CB" w14:textId="77777777" w:rsidR="00E9607D" w:rsidRDefault="00E9607D">
      <w:r>
        <w:separator/>
      </w:r>
    </w:p>
  </w:footnote>
  <w:footnote w:type="continuationSeparator" w:id="0">
    <w:p w14:paraId="036E85B9" w14:textId="77777777" w:rsidR="00E9607D" w:rsidRDefault="00E9607D">
      <w:r>
        <w:continuationSeparator/>
      </w:r>
    </w:p>
  </w:footnote>
  <w:footnote w:type="continuationNotice" w:id="1">
    <w:p w14:paraId="7F23253E" w14:textId="77777777" w:rsidR="00E9607D" w:rsidRDefault="00E9607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65pt;height:.6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trackRevisions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243FA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62138"/>
    <w:rsid w:val="0006623B"/>
    <w:rsid w:val="00072034"/>
    <w:rsid w:val="00073AA5"/>
    <w:rsid w:val="00087CF4"/>
    <w:rsid w:val="000B11DC"/>
    <w:rsid w:val="000C2119"/>
    <w:rsid w:val="000C2A3E"/>
    <w:rsid w:val="000C36E3"/>
    <w:rsid w:val="000C517C"/>
    <w:rsid w:val="000D2C99"/>
    <w:rsid w:val="000E2F9C"/>
    <w:rsid w:val="000F4F96"/>
    <w:rsid w:val="00100FF4"/>
    <w:rsid w:val="001215B2"/>
    <w:rsid w:val="0012401F"/>
    <w:rsid w:val="00125855"/>
    <w:rsid w:val="001321A5"/>
    <w:rsid w:val="00132229"/>
    <w:rsid w:val="00133817"/>
    <w:rsid w:val="001357F6"/>
    <w:rsid w:val="001364F2"/>
    <w:rsid w:val="0013784E"/>
    <w:rsid w:val="00142EA3"/>
    <w:rsid w:val="00145EBA"/>
    <w:rsid w:val="001718A3"/>
    <w:rsid w:val="001743A7"/>
    <w:rsid w:val="001817F0"/>
    <w:rsid w:val="00185193"/>
    <w:rsid w:val="00187621"/>
    <w:rsid w:val="001906F5"/>
    <w:rsid w:val="001937B8"/>
    <w:rsid w:val="00197A7A"/>
    <w:rsid w:val="001A22C6"/>
    <w:rsid w:val="001A4484"/>
    <w:rsid w:val="001B0418"/>
    <w:rsid w:val="001C1A65"/>
    <w:rsid w:val="001C3A85"/>
    <w:rsid w:val="001D1E5A"/>
    <w:rsid w:val="001E373F"/>
    <w:rsid w:val="001E3F97"/>
    <w:rsid w:val="001E6D1B"/>
    <w:rsid w:val="001F5F52"/>
    <w:rsid w:val="00227140"/>
    <w:rsid w:val="00227901"/>
    <w:rsid w:val="002341D3"/>
    <w:rsid w:val="00235DBC"/>
    <w:rsid w:val="00243D80"/>
    <w:rsid w:val="002549D1"/>
    <w:rsid w:val="00262985"/>
    <w:rsid w:val="0026387E"/>
    <w:rsid w:val="00264FFF"/>
    <w:rsid w:val="00265AFC"/>
    <w:rsid w:val="00267F8B"/>
    <w:rsid w:val="00270DE3"/>
    <w:rsid w:val="00271000"/>
    <w:rsid w:val="00271417"/>
    <w:rsid w:val="002714DD"/>
    <w:rsid w:val="00273E61"/>
    <w:rsid w:val="002742EB"/>
    <w:rsid w:val="00287903"/>
    <w:rsid w:val="00296A21"/>
    <w:rsid w:val="002A3E80"/>
    <w:rsid w:val="002A44C9"/>
    <w:rsid w:val="002A51AE"/>
    <w:rsid w:val="002B6D31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117C"/>
    <w:rsid w:val="00312FF5"/>
    <w:rsid w:val="00316541"/>
    <w:rsid w:val="00323F34"/>
    <w:rsid w:val="003250C5"/>
    <w:rsid w:val="00325416"/>
    <w:rsid w:val="00325E65"/>
    <w:rsid w:val="0032703E"/>
    <w:rsid w:val="0033377E"/>
    <w:rsid w:val="003359D9"/>
    <w:rsid w:val="00336557"/>
    <w:rsid w:val="003375CF"/>
    <w:rsid w:val="00344217"/>
    <w:rsid w:val="00351083"/>
    <w:rsid w:val="003525AA"/>
    <w:rsid w:val="00353D6B"/>
    <w:rsid w:val="003623A8"/>
    <w:rsid w:val="00362F9B"/>
    <w:rsid w:val="0037186E"/>
    <w:rsid w:val="0037464B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30C7"/>
    <w:rsid w:val="003F5DE6"/>
    <w:rsid w:val="0040409B"/>
    <w:rsid w:val="00404B19"/>
    <w:rsid w:val="0041266D"/>
    <w:rsid w:val="0041372B"/>
    <w:rsid w:val="0042789A"/>
    <w:rsid w:val="004347F4"/>
    <w:rsid w:val="0043680A"/>
    <w:rsid w:val="00440877"/>
    <w:rsid w:val="00442665"/>
    <w:rsid w:val="00450A91"/>
    <w:rsid w:val="004551DD"/>
    <w:rsid w:val="00456BE8"/>
    <w:rsid w:val="004578A4"/>
    <w:rsid w:val="0046075A"/>
    <w:rsid w:val="00463AD6"/>
    <w:rsid w:val="00463CEB"/>
    <w:rsid w:val="00464D1E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4F35EC"/>
    <w:rsid w:val="00504E28"/>
    <w:rsid w:val="005056D4"/>
    <w:rsid w:val="00510900"/>
    <w:rsid w:val="005124CA"/>
    <w:rsid w:val="00515FE4"/>
    <w:rsid w:val="00521F3B"/>
    <w:rsid w:val="00524063"/>
    <w:rsid w:val="00527B76"/>
    <w:rsid w:val="00533013"/>
    <w:rsid w:val="00536488"/>
    <w:rsid w:val="0053779F"/>
    <w:rsid w:val="00541D5C"/>
    <w:rsid w:val="005478DF"/>
    <w:rsid w:val="00547D7E"/>
    <w:rsid w:val="00550E5F"/>
    <w:rsid w:val="00555289"/>
    <w:rsid w:val="00560A18"/>
    <w:rsid w:val="0056111B"/>
    <w:rsid w:val="00561666"/>
    <w:rsid w:val="00561DF0"/>
    <w:rsid w:val="005826DB"/>
    <w:rsid w:val="00583182"/>
    <w:rsid w:val="005849D0"/>
    <w:rsid w:val="00587128"/>
    <w:rsid w:val="0059156A"/>
    <w:rsid w:val="005923E0"/>
    <w:rsid w:val="0059305A"/>
    <w:rsid w:val="00593799"/>
    <w:rsid w:val="00597E9A"/>
    <w:rsid w:val="005A2F86"/>
    <w:rsid w:val="005A326A"/>
    <w:rsid w:val="005A4180"/>
    <w:rsid w:val="005A64CA"/>
    <w:rsid w:val="005A75C5"/>
    <w:rsid w:val="005B2CC5"/>
    <w:rsid w:val="005D1221"/>
    <w:rsid w:val="005D2F39"/>
    <w:rsid w:val="005E5D4B"/>
    <w:rsid w:val="00605FEE"/>
    <w:rsid w:val="00606C10"/>
    <w:rsid w:val="00607061"/>
    <w:rsid w:val="0061043E"/>
    <w:rsid w:val="006169BE"/>
    <w:rsid w:val="00624E33"/>
    <w:rsid w:val="006277B8"/>
    <w:rsid w:val="00636A30"/>
    <w:rsid w:val="00641A0E"/>
    <w:rsid w:val="00644EC0"/>
    <w:rsid w:val="00654BBE"/>
    <w:rsid w:val="00656FA9"/>
    <w:rsid w:val="0066636F"/>
    <w:rsid w:val="0067474D"/>
    <w:rsid w:val="00680F4D"/>
    <w:rsid w:val="00691928"/>
    <w:rsid w:val="00695381"/>
    <w:rsid w:val="00696950"/>
    <w:rsid w:val="006B40EE"/>
    <w:rsid w:val="006C08B0"/>
    <w:rsid w:val="006D0399"/>
    <w:rsid w:val="006D1139"/>
    <w:rsid w:val="006D71D4"/>
    <w:rsid w:val="006E5CA9"/>
    <w:rsid w:val="006E7134"/>
    <w:rsid w:val="00710742"/>
    <w:rsid w:val="00712C82"/>
    <w:rsid w:val="00715FF2"/>
    <w:rsid w:val="0072467D"/>
    <w:rsid w:val="00730FBB"/>
    <w:rsid w:val="00737718"/>
    <w:rsid w:val="00744F57"/>
    <w:rsid w:val="00746552"/>
    <w:rsid w:val="007478BA"/>
    <w:rsid w:val="007512F6"/>
    <w:rsid w:val="00761790"/>
    <w:rsid w:val="00761EB8"/>
    <w:rsid w:val="0076208E"/>
    <w:rsid w:val="00762B6F"/>
    <w:rsid w:val="00787B87"/>
    <w:rsid w:val="00793CD5"/>
    <w:rsid w:val="007A585B"/>
    <w:rsid w:val="007A765D"/>
    <w:rsid w:val="007B4545"/>
    <w:rsid w:val="007B4B67"/>
    <w:rsid w:val="007B5D4F"/>
    <w:rsid w:val="007B7577"/>
    <w:rsid w:val="007C0B42"/>
    <w:rsid w:val="007C335E"/>
    <w:rsid w:val="007C72A7"/>
    <w:rsid w:val="007C7ADE"/>
    <w:rsid w:val="007D4BDF"/>
    <w:rsid w:val="007D618F"/>
    <w:rsid w:val="007E6186"/>
    <w:rsid w:val="007F1246"/>
    <w:rsid w:val="007F4743"/>
    <w:rsid w:val="008000A0"/>
    <w:rsid w:val="00800862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44AD7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752F"/>
    <w:rsid w:val="008A62D5"/>
    <w:rsid w:val="008A6B90"/>
    <w:rsid w:val="008C4888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9020BE"/>
    <w:rsid w:val="009040A0"/>
    <w:rsid w:val="0090539D"/>
    <w:rsid w:val="00912647"/>
    <w:rsid w:val="00915254"/>
    <w:rsid w:val="00920B18"/>
    <w:rsid w:val="009217AC"/>
    <w:rsid w:val="00945D72"/>
    <w:rsid w:val="009463BD"/>
    <w:rsid w:val="0094694E"/>
    <w:rsid w:val="00962F91"/>
    <w:rsid w:val="00964EC2"/>
    <w:rsid w:val="009872CC"/>
    <w:rsid w:val="00992AA5"/>
    <w:rsid w:val="00993C6B"/>
    <w:rsid w:val="009B48A8"/>
    <w:rsid w:val="009D630D"/>
    <w:rsid w:val="009E0B8B"/>
    <w:rsid w:val="009E4FCE"/>
    <w:rsid w:val="009F73EB"/>
    <w:rsid w:val="00A02B2D"/>
    <w:rsid w:val="00A03AA8"/>
    <w:rsid w:val="00A1087F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2F1B"/>
    <w:rsid w:val="00A65ADE"/>
    <w:rsid w:val="00A729F6"/>
    <w:rsid w:val="00A74DCB"/>
    <w:rsid w:val="00A77D6A"/>
    <w:rsid w:val="00A834C0"/>
    <w:rsid w:val="00A95384"/>
    <w:rsid w:val="00A96A8B"/>
    <w:rsid w:val="00AA506F"/>
    <w:rsid w:val="00AB0CFC"/>
    <w:rsid w:val="00AB569C"/>
    <w:rsid w:val="00AC685A"/>
    <w:rsid w:val="00AC7142"/>
    <w:rsid w:val="00AC724E"/>
    <w:rsid w:val="00AD4BF7"/>
    <w:rsid w:val="00AD5A86"/>
    <w:rsid w:val="00AE71A8"/>
    <w:rsid w:val="00AF277B"/>
    <w:rsid w:val="00AF59C4"/>
    <w:rsid w:val="00B01EE3"/>
    <w:rsid w:val="00B02C33"/>
    <w:rsid w:val="00B066A0"/>
    <w:rsid w:val="00B07E50"/>
    <w:rsid w:val="00B1656B"/>
    <w:rsid w:val="00B17F8F"/>
    <w:rsid w:val="00B200CA"/>
    <w:rsid w:val="00B614FA"/>
    <w:rsid w:val="00B711BA"/>
    <w:rsid w:val="00B72189"/>
    <w:rsid w:val="00B7306C"/>
    <w:rsid w:val="00B7715E"/>
    <w:rsid w:val="00B9412F"/>
    <w:rsid w:val="00B964BA"/>
    <w:rsid w:val="00BA2403"/>
    <w:rsid w:val="00BB1462"/>
    <w:rsid w:val="00BC3B2D"/>
    <w:rsid w:val="00BC7AF2"/>
    <w:rsid w:val="00BD12C4"/>
    <w:rsid w:val="00BD3229"/>
    <w:rsid w:val="00BD5364"/>
    <w:rsid w:val="00BE16BA"/>
    <w:rsid w:val="00BE2B6D"/>
    <w:rsid w:val="00BE312A"/>
    <w:rsid w:val="00BE5D10"/>
    <w:rsid w:val="00BE7C8F"/>
    <w:rsid w:val="00BF13C1"/>
    <w:rsid w:val="00BF40C9"/>
    <w:rsid w:val="00BF60A2"/>
    <w:rsid w:val="00C05816"/>
    <w:rsid w:val="00C11C51"/>
    <w:rsid w:val="00C14F2E"/>
    <w:rsid w:val="00C2038C"/>
    <w:rsid w:val="00C220E2"/>
    <w:rsid w:val="00C22373"/>
    <w:rsid w:val="00C22CFF"/>
    <w:rsid w:val="00C236F1"/>
    <w:rsid w:val="00C34053"/>
    <w:rsid w:val="00C46719"/>
    <w:rsid w:val="00C47AF3"/>
    <w:rsid w:val="00C47B9A"/>
    <w:rsid w:val="00C57930"/>
    <w:rsid w:val="00C64747"/>
    <w:rsid w:val="00C72D2E"/>
    <w:rsid w:val="00C80646"/>
    <w:rsid w:val="00C80FFA"/>
    <w:rsid w:val="00C867A9"/>
    <w:rsid w:val="00C86ACA"/>
    <w:rsid w:val="00C95628"/>
    <w:rsid w:val="00C95FC6"/>
    <w:rsid w:val="00CA63C3"/>
    <w:rsid w:val="00CA65F1"/>
    <w:rsid w:val="00CB289C"/>
    <w:rsid w:val="00CC115B"/>
    <w:rsid w:val="00CC1FC3"/>
    <w:rsid w:val="00CC4115"/>
    <w:rsid w:val="00CD20C4"/>
    <w:rsid w:val="00CD472B"/>
    <w:rsid w:val="00CE1CB3"/>
    <w:rsid w:val="00CF3D4C"/>
    <w:rsid w:val="00CF5F12"/>
    <w:rsid w:val="00D0327B"/>
    <w:rsid w:val="00D06134"/>
    <w:rsid w:val="00D1233D"/>
    <w:rsid w:val="00D16B6B"/>
    <w:rsid w:val="00D20A8D"/>
    <w:rsid w:val="00D2284A"/>
    <w:rsid w:val="00D22BCB"/>
    <w:rsid w:val="00D2784B"/>
    <w:rsid w:val="00D279E9"/>
    <w:rsid w:val="00D4268A"/>
    <w:rsid w:val="00D46A6C"/>
    <w:rsid w:val="00D5079A"/>
    <w:rsid w:val="00D55293"/>
    <w:rsid w:val="00D60CFC"/>
    <w:rsid w:val="00D6317C"/>
    <w:rsid w:val="00D65EDE"/>
    <w:rsid w:val="00D678D7"/>
    <w:rsid w:val="00D701A1"/>
    <w:rsid w:val="00D76BC4"/>
    <w:rsid w:val="00D80581"/>
    <w:rsid w:val="00D806A2"/>
    <w:rsid w:val="00D85774"/>
    <w:rsid w:val="00D87EB0"/>
    <w:rsid w:val="00DA2BE2"/>
    <w:rsid w:val="00DA41F1"/>
    <w:rsid w:val="00DA4B59"/>
    <w:rsid w:val="00DB20C6"/>
    <w:rsid w:val="00DB296C"/>
    <w:rsid w:val="00DB5704"/>
    <w:rsid w:val="00DB5872"/>
    <w:rsid w:val="00DC4621"/>
    <w:rsid w:val="00DC7567"/>
    <w:rsid w:val="00DD19C3"/>
    <w:rsid w:val="00DF06B8"/>
    <w:rsid w:val="00DF349E"/>
    <w:rsid w:val="00DF3F9C"/>
    <w:rsid w:val="00E034FC"/>
    <w:rsid w:val="00E03DEE"/>
    <w:rsid w:val="00E102DE"/>
    <w:rsid w:val="00E17756"/>
    <w:rsid w:val="00E21FCD"/>
    <w:rsid w:val="00E228F2"/>
    <w:rsid w:val="00E25A48"/>
    <w:rsid w:val="00E27320"/>
    <w:rsid w:val="00E34709"/>
    <w:rsid w:val="00E41029"/>
    <w:rsid w:val="00E41BD8"/>
    <w:rsid w:val="00E43945"/>
    <w:rsid w:val="00E44F30"/>
    <w:rsid w:val="00E45206"/>
    <w:rsid w:val="00E46C3B"/>
    <w:rsid w:val="00E505AC"/>
    <w:rsid w:val="00E525ED"/>
    <w:rsid w:val="00E5314D"/>
    <w:rsid w:val="00E57CDA"/>
    <w:rsid w:val="00E628AD"/>
    <w:rsid w:val="00E64608"/>
    <w:rsid w:val="00E669F7"/>
    <w:rsid w:val="00E71BD8"/>
    <w:rsid w:val="00E73A54"/>
    <w:rsid w:val="00E7557D"/>
    <w:rsid w:val="00E8188D"/>
    <w:rsid w:val="00E81967"/>
    <w:rsid w:val="00E8345E"/>
    <w:rsid w:val="00E85D3D"/>
    <w:rsid w:val="00E9607D"/>
    <w:rsid w:val="00EA1579"/>
    <w:rsid w:val="00EA6323"/>
    <w:rsid w:val="00EA713B"/>
    <w:rsid w:val="00EB136B"/>
    <w:rsid w:val="00EB17B5"/>
    <w:rsid w:val="00EB38A9"/>
    <w:rsid w:val="00EB65E6"/>
    <w:rsid w:val="00EC29D9"/>
    <w:rsid w:val="00EC72C4"/>
    <w:rsid w:val="00EE13A5"/>
    <w:rsid w:val="00EE6F74"/>
    <w:rsid w:val="00EF150B"/>
    <w:rsid w:val="00EF410D"/>
    <w:rsid w:val="00F06E60"/>
    <w:rsid w:val="00F12E53"/>
    <w:rsid w:val="00F12F81"/>
    <w:rsid w:val="00F138D3"/>
    <w:rsid w:val="00F1687A"/>
    <w:rsid w:val="00F3205C"/>
    <w:rsid w:val="00F3345F"/>
    <w:rsid w:val="00F5552C"/>
    <w:rsid w:val="00F6079B"/>
    <w:rsid w:val="00F633DA"/>
    <w:rsid w:val="00F70DA8"/>
    <w:rsid w:val="00F778A9"/>
    <w:rsid w:val="00F8209A"/>
    <w:rsid w:val="00F92797"/>
    <w:rsid w:val="00FA2295"/>
    <w:rsid w:val="00FA3079"/>
    <w:rsid w:val="00FA4BEC"/>
    <w:rsid w:val="00FB44F5"/>
    <w:rsid w:val="00FC1FD3"/>
    <w:rsid w:val="00FC5A12"/>
    <w:rsid w:val="00FC66B4"/>
    <w:rsid w:val="00FD03C1"/>
    <w:rsid w:val="00FD714F"/>
    <w:rsid w:val="00FE0867"/>
    <w:rsid w:val="00FF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5BE4067"/>
  <w15:chartTrackingRefBased/>
  <w15:docId w15:val="{B2288E9B-0837-410A-BF3C-2EA55FD2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86F0CDAE-D01D-4098-92E1-AA468C167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2618</Words>
  <Characters>14925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17508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4</cp:revision>
  <cp:lastPrinted>2013-09-17T16:48:00Z</cp:lastPrinted>
  <dcterms:created xsi:type="dcterms:W3CDTF">2016-01-11T12:46:00Z</dcterms:created>
  <dcterms:modified xsi:type="dcterms:W3CDTF">2016-01-11T13:03:00Z</dcterms:modified>
</cp:coreProperties>
</file>